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8C59B" w14:textId="77777777" w:rsidR="00A04052" w:rsidRPr="00297C71" w:rsidRDefault="00234D89" w:rsidP="00ED0FAE">
      <w:pPr>
        <w:spacing w:after="0" w:line="360" w:lineRule="auto"/>
        <w:rPr>
          <w:rFonts w:ascii="Times New Roman" w:eastAsia="思源黑体" w:hAnsi="Times New Roman" w:cs="Times New Roman"/>
          <w:b/>
          <w:bCs/>
          <w:color w:val="595959" w:themeColor="text1" w:themeTint="A6"/>
          <w:kern w:val="28"/>
          <w:sz w:val="28"/>
          <w:szCs w:val="28"/>
          <w:lang w:val="en-GB"/>
        </w:rPr>
      </w:pPr>
      <w:r w:rsidRPr="00297C71">
        <w:rPr>
          <w:rFonts w:ascii="Times New Roman" w:eastAsia="思源黑体" w:hAnsi="Times New Roman" w:cs="Times New Roman"/>
          <w:b/>
          <w:bCs/>
          <w:color w:val="595959" w:themeColor="text1" w:themeTint="A6"/>
          <w:kern w:val="28"/>
          <w:sz w:val="28"/>
          <w:szCs w:val="28"/>
          <w:lang w:val="en-GB"/>
        </w:rPr>
        <w:t xml:space="preserve">Lesson Plan </w:t>
      </w:r>
      <w:r w:rsidR="00A04052" w:rsidRPr="00297C71">
        <w:rPr>
          <w:rFonts w:ascii="Times New Roman" w:eastAsia="思源黑体" w:hAnsi="Times New Roman" w:cs="Times New Roman"/>
          <w:b/>
          <w:bCs/>
          <w:color w:val="595959" w:themeColor="text1" w:themeTint="A6"/>
          <w:kern w:val="28"/>
          <w:sz w:val="28"/>
          <w:szCs w:val="28"/>
          <w:lang w:val="en-GB"/>
        </w:rPr>
        <w:t>Format Guidelines:</w:t>
      </w:r>
    </w:p>
    <w:p w14:paraId="1D91A959" w14:textId="77777777" w:rsidR="0052003C" w:rsidRPr="00297C71" w:rsidRDefault="0052003C" w:rsidP="00ED0FAE">
      <w:pPr>
        <w:spacing w:after="0" w:line="360" w:lineRule="auto"/>
        <w:rPr>
          <w:rFonts w:ascii="Times New Roman" w:eastAsia="思源黑体" w:hAnsi="Times New Roman" w:cs="Times New Roman"/>
          <w:b/>
          <w:bCs/>
          <w:color w:val="595959" w:themeColor="text1" w:themeTint="A6"/>
          <w:kern w:val="28"/>
          <w:lang w:val="en-GB"/>
        </w:rPr>
      </w:pPr>
    </w:p>
    <w:p w14:paraId="781A6D3B" w14:textId="77777777" w:rsidR="00774E01" w:rsidRPr="00297C71" w:rsidRDefault="00234D89" w:rsidP="00ED0FAE">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b/>
          <w:bCs/>
          <w:color w:val="595959" w:themeColor="text1" w:themeTint="A6"/>
          <w:kern w:val="28"/>
          <w:lang w:val="en-GB"/>
        </w:rPr>
        <w:t>Paper Size:</w:t>
      </w:r>
      <w:r w:rsidRPr="00297C71">
        <w:rPr>
          <w:rFonts w:ascii="Times New Roman" w:eastAsia="思源黑体" w:hAnsi="Times New Roman" w:cs="Times New Roman"/>
          <w:color w:val="595959" w:themeColor="text1" w:themeTint="A6"/>
          <w:kern w:val="28"/>
          <w:lang w:val="en-GB"/>
        </w:rPr>
        <w:t xml:space="preserve"> </w:t>
      </w:r>
      <w:r w:rsidRPr="00297C71">
        <w:rPr>
          <w:rFonts w:ascii="Times New Roman" w:eastAsia="思源黑体" w:hAnsi="Times New Roman" w:cs="Times New Roman"/>
          <w:b/>
          <w:bCs/>
          <w:color w:val="595959" w:themeColor="text1" w:themeTint="A6"/>
          <w:kern w:val="28"/>
          <w:lang w:val="en-GB"/>
        </w:rPr>
        <w:t>A4</w:t>
      </w:r>
      <w:r w:rsidRPr="00297C71">
        <w:rPr>
          <w:rFonts w:ascii="Times New Roman" w:eastAsia="思源黑体" w:hAnsi="Times New Roman" w:cs="Times New Roman"/>
          <w:color w:val="595959" w:themeColor="text1" w:themeTint="A6"/>
          <w:kern w:val="28"/>
          <w:lang w:val="en-GB"/>
        </w:rPr>
        <w:t xml:space="preserve"> </w:t>
      </w:r>
      <w:r w:rsidR="00DF14F2" w:rsidRPr="00297C71">
        <w:rPr>
          <w:rFonts w:ascii="Times New Roman" w:eastAsia="思源黑体" w:hAnsi="Times New Roman" w:cs="Times New Roman"/>
          <w:color w:val="595959" w:themeColor="text1" w:themeTint="A6"/>
          <w:kern w:val="28"/>
          <w:lang w:val="en-GB"/>
        </w:rPr>
        <w:t xml:space="preserve"> </w:t>
      </w:r>
      <w:r w:rsidR="00774E01" w:rsidRPr="00297C71">
        <w:rPr>
          <w:rFonts w:ascii="Times New Roman" w:eastAsia="思源黑体" w:hAnsi="Times New Roman" w:cs="Times New Roman"/>
          <w:color w:val="595959" w:themeColor="text1" w:themeTint="A6"/>
          <w:kern w:val="28"/>
          <w:lang w:val="en-GB"/>
        </w:rPr>
        <w:t xml:space="preserve">   </w:t>
      </w:r>
      <w:r w:rsidR="00DF14F2" w:rsidRPr="00297C71">
        <w:rPr>
          <w:rFonts w:ascii="Times New Roman" w:eastAsia="思源黑体" w:hAnsi="Times New Roman" w:cs="Times New Roman"/>
          <w:color w:val="595959" w:themeColor="text1" w:themeTint="A6"/>
          <w:kern w:val="28"/>
          <w:lang w:val="en-GB"/>
        </w:rPr>
        <w:t xml:space="preserve"> </w:t>
      </w:r>
      <w:r w:rsidR="006E61EB" w:rsidRPr="00297C71">
        <w:rPr>
          <w:rFonts w:ascii="Times New Roman" w:eastAsia="思源黑体" w:hAnsi="Times New Roman" w:cs="Times New Roman"/>
          <w:color w:val="595959" w:themeColor="text1" w:themeTint="A6"/>
          <w:kern w:val="28"/>
          <w:lang w:val="en-GB"/>
        </w:rPr>
        <w:t xml:space="preserve"> </w:t>
      </w:r>
      <w:r w:rsidRPr="00297C71">
        <w:rPr>
          <w:rFonts w:ascii="Times New Roman" w:eastAsia="思源黑体" w:hAnsi="Times New Roman" w:cs="Times New Roman"/>
          <w:color w:val="595959" w:themeColor="text1" w:themeTint="A6"/>
          <w:kern w:val="28"/>
          <w:lang w:val="en-GB"/>
        </w:rPr>
        <w:t>(8.3 x 11.7 in</w:t>
      </w:r>
      <w:r w:rsidR="006E61EB" w:rsidRPr="00297C71">
        <w:rPr>
          <w:rFonts w:ascii="Times New Roman" w:eastAsia="思源黑体" w:hAnsi="Times New Roman" w:cs="Times New Roman"/>
          <w:color w:val="595959" w:themeColor="text1" w:themeTint="A6"/>
          <w:kern w:val="28"/>
          <w:lang w:val="en-GB"/>
        </w:rPr>
        <w:t xml:space="preserve"> / </w:t>
      </w:r>
      <w:r w:rsidRPr="00297C71">
        <w:rPr>
          <w:rFonts w:ascii="Times New Roman" w:eastAsia="思源黑体" w:hAnsi="Times New Roman" w:cs="Times New Roman"/>
          <w:color w:val="595959" w:themeColor="text1" w:themeTint="A6"/>
          <w:kern w:val="28"/>
          <w:lang w:val="en-GB"/>
        </w:rPr>
        <w:t>21.0 x 29.7 cm)</w:t>
      </w:r>
      <w:r w:rsidR="00774E01" w:rsidRPr="00297C71">
        <w:rPr>
          <w:rFonts w:ascii="Times New Roman" w:eastAsia="思源黑体" w:hAnsi="Times New Roman" w:cs="Times New Roman"/>
          <w:color w:val="595959" w:themeColor="text1" w:themeTint="A6"/>
          <w:kern w:val="28"/>
          <w:lang w:val="en-GB"/>
        </w:rPr>
        <w:t>; or</w:t>
      </w:r>
    </w:p>
    <w:p w14:paraId="28DD6F97" w14:textId="77777777" w:rsidR="00A04052" w:rsidRPr="00297C71" w:rsidRDefault="00774E01" w:rsidP="00ED0FAE">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color w:val="595959" w:themeColor="text1" w:themeTint="A6"/>
          <w:kern w:val="28"/>
          <w:lang w:val="en-GB"/>
        </w:rPr>
        <w:tab/>
        <w:t xml:space="preserve">       </w:t>
      </w:r>
      <w:r w:rsidR="00234D89" w:rsidRPr="00297C71">
        <w:rPr>
          <w:rFonts w:ascii="Times New Roman" w:eastAsia="思源黑体" w:hAnsi="Times New Roman" w:cs="Times New Roman"/>
          <w:b/>
          <w:bCs/>
          <w:color w:val="595959" w:themeColor="text1" w:themeTint="A6"/>
          <w:kern w:val="28"/>
          <w:lang w:val="en-GB"/>
        </w:rPr>
        <w:t>Letter</w:t>
      </w:r>
      <w:r w:rsidR="006E61EB" w:rsidRPr="00297C71">
        <w:rPr>
          <w:rFonts w:ascii="Times New Roman" w:eastAsia="思源黑体" w:hAnsi="Times New Roman" w:cs="Times New Roman"/>
          <w:color w:val="595959" w:themeColor="text1" w:themeTint="A6"/>
          <w:kern w:val="28"/>
          <w:lang w:val="en-GB"/>
        </w:rPr>
        <w:t xml:space="preserve"> </w:t>
      </w:r>
      <w:r w:rsidRPr="00297C71">
        <w:rPr>
          <w:rFonts w:ascii="Times New Roman" w:eastAsia="思源黑体" w:hAnsi="Times New Roman" w:cs="Times New Roman"/>
          <w:color w:val="595959" w:themeColor="text1" w:themeTint="A6"/>
          <w:kern w:val="28"/>
          <w:lang w:val="en-GB"/>
        </w:rPr>
        <w:t>(8.5 x 11.0 in</w:t>
      </w:r>
      <w:r w:rsidR="006E61EB" w:rsidRPr="00297C71">
        <w:rPr>
          <w:rFonts w:ascii="Times New Roman" w:eastAsia="思源黑体" w:hAnsi="Times New Roman" w:cs="Times New Roman"/>
          <w:color w:val="595959" w:themeColor="text1" w:themeTint="A6"/>
          <w:kern w:val="28"/>
          <w:lang w:val="en-GB"/>
        </w:rPr>
        <w:t xml:space="preserve"> / </w:t>
      </w:r>
      <w:r w:rsidRPr="00297C71">
        <w:rPr>
          <w:rFonts w:ascii="Times New Roman" w:eastAsia="思源黑体" w:hAnsi="Times New Roman" w:cs="Times New Roman"/>
          <w:color w:val="595959" w:themeColor="text1" w:themeTint="A6"/>
          <w:kern w:val="28"/>
          <w:lang w:val="en-GB"/>
        </w:rPr>
        <w:t>21.6 x 27.9 cm)</w:t>
      </w:r>
      <w:r w:rsidR="00DF14F2" w:rsidRPr="00297C71">
        <w:rPr>
          <w:rFonts w:ascii="Times New Roman" w:eastAsia="思源黑体" w:hAnsi="Times New Roman" w:cs="Times New Roman"/>
          <w:color w:val="595959" w:themeColor="text1" w:themeTint="A6"/>
          <w:kern w:val="28"/>
          <w:lang w:val="en-GB"/>
        </w:rPr>
        <w:t xml:space="preserve"> </w:t>
      </w:r>
      <w:r w:rsidR="00913A03" w:rsidRPr="00297C71">
        <w:rPr>
          <w:rFonts w:ascii="Times New Roman" w:eastAsia="思源黑体" w:hAnsi="Times New Roman" w:cs="Times New Roman"/>
          <w:color w:val="595959" w:themeColor="text1" w:themeTint="A6"/>
          <w:kern w:val="28"/>
          <w:lang w:val="en-GB"/>
        </w:rPr>
        <w:t xml:space="preserve">  </w:t>
      </w:r>
      <w:r w:rsidR="00DF14F2" w:rsidRPr="00297C71">
        <w:rPr>
          <w:rFonts w:ascii="Times New Roman" w:eastAsia="思源黑体" w:hAnsi="Times New Roman" w:cs="Times New Roman"/>
          <w:color w:val="595959" w:themeColor="text1" w:themeTint="A6"/>
          <w:kern w:val="28"/>
          <w:lang w:val="en-GB"/>
        </w:rPr>
        <w:t>(US’ standard)</w:t>
      </w:r>
    </w:p>
    <w:p w14:paraId="520EB0C5" w14:textId="77777777" w:rsidR="00774E01" w:rsidRPr="00297C71" w:rsidRDefault="00DF14F2" w:rsidP="00ED0FAE">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b/>
          <w:bCs/>
          <w:color w:val="595959" w:themeColor="text1" w:themeTint="A6"/>
          <w:kern w:val="28"/>
          <w:lang w:val="en-GB"/>
        </w:rPr>
        <w:t>Margin:</w:t>
      </w:r>
      <w:r w:rsidRPr="00297C71">
        <w:rPr>
          <w:rFonts w:ascii="Times New Roman" w:eastAsia="思源黑体" w:hAnsi="Times New Roman" w:cs="Times New Roman"/>
          <w:color w:val="595959" w:themeColor="text1" w:themeTint="A6"/>
          <w:kern w:val="28"/>
          <w:lang w:val="en-GB"/>
        </w:rPr>
        <w:t xml:space="preserve"> </w:t>
      </w:r>
      <w:r w:rsidRPr="00297C71">
        <w:rPr>
          <w:rFonts w:ascii="Times New Roman" w:eastAsia="思源黑体" w:hAnsi="Times New Roman" w:cs="Times New Roman"/>
          <w:b/>
          <w:bCs/>
          <w:color w:val="595959" w:themeColor="text1" w:themeTint="A6"/>
          <w:kern w:val="28"/>
          <w:lang w:val="en-GB"/>
        </w:rPr>
        <w:t>Top</w:t>
      </w:r>
      <w:r w:rsidR="009403AD" w:rsidRPr="00297C71">
        <w:rPr>
          <w:rFonts w:ascii="Times New Roman" w:eastAsia="思源黑体" w:hAnsi="Times New Roman" w:cs="Times New Roman"/>
          <w:color w:val="595959" w:themeColor="text1" w:themeTint="A6"/>
          <w:kern w:val="28"/>
          <w:lang w:val="en-GB"/>
        </w:rPr>
        <w:t xml:space="preserve"> – 1 in</w:t>
      </w:r>
      <w:r w:rsidR="006E61EB" w:rsidRPr="00297C71">
        <w:rPr>
          <w:rFonts w:ascii="Times New Roman" w:eastAsia="思源黑体" w:hAnsi="Times New Roman" w:cs="Times New Roman"/>
          <w:color w:val="595959" w:themeColor="text1" w:themeTint="A6"/>
          <w:kern w:val="28"/>
          <w:lang w:val="en-GB"/>
        </w:rPr>
        <w:t xml:space="preserve"> /</w:t>
      </w:r>
      <w:r w:rsidR="009403AD" w:rsidRPr="00297C71">
        <w:rPr>
          <w:rFonts w:ascii="Times New Roman" w:eastAsia="思源黑体" w:hAnsi="Times New Roman" w:cs="Times New Roman"/>
          <w:color w:val="595959" w:themeColor="text1" w:themeTint="A6"/>
          <w:kern w:val="28"/>
          <w:lang w:val="en-GB"/>
        </w:rPr>
        <w:t xml:space="preserve"> 2.54 cm</w:t>
      </w:r>
      <w:r w:rsidR="009403AD" w:rsidRPr="00297C71">
        <w:rPr>
          <w:rFonts w:ascii="Times New Roman" w:eastAsia="思源黑体" w:hAnsi="Times New Roman" w:cs="Times New Roman"/>
          <w:color w:val="595959" w:themeColor="text1" w:themeTint="A6"/>
          <w:kern w:val="28"/>
          <w:lang w:val="en-GB"/>
        </w:rPr>
        <w:tab/>
      </w:r>
      <w:r w:rsidR="009403AD" w:rsidRPr="00297C71">
        <w:rPr>
          <w:rFonts w:ascii="Times New Roman" w:eastAsia="思源黑体" w:hAnsi="Times New Roman" w:cs="Times New Roman"/>
          <w:color w:val="595959" w:themeColor="text1" w:themeTint="A6"/>
          <w:kern w:val="28"/>
          <w:lang w:val="en-GB"/>
        </w:rPr>
        <w:tab/>
      </w:r>
      <w:r w:rsidR="009403AD" w:rsidRPr="00297C71">
        <w:rPr>
          <w:rFonts w:ascii="Times New Roman" w:eastAsia="思源黑体" w:hAnsi="Times New Roman" w:cs="Times New Roman"/>
          <w:b/>
          <w:bCs/>
          <w:color w:val="595959" w:themeColor="text1" w:themeTint="A6"/>
          <w:kern w:val="28"/>
          <w:lang w:val="en-GB"/>
        </w:rPr>
        <w:t>Bottom</w:t>
      </w:r>
      <w:r w:rsidR="009403AD" w:rsidRPr="00297C71">
        <w:rPr>
          <w:rFonts w:ascii="Times New Roman" w:eastAsia="思源黑体" w:hAnsi="Times New Roman" w:cs="Times New Roman"/>
          <w:color w:val="595959" w:themeColor="text1" w:themeTint="A6"/>
          <w:kern w:val="28"/>
          <w:lang w:val="en-GB"/>
        </w:rPr>
        <w:t xml:space="preserve"> – 0.5 in</w:t>
      </w:r>
      <w:r w:rsidR="006E61EB" w:rsidRPr="00297C71">
        <w:rPr>
          <w:rFonts w:ascii="Times New Roman" w:eastAsia="思源黑体" w:hAnsi="Times New Roman" w:cs="Times New Roman"/>
          <w:color w:val="595959" w:themeColor="text1" w:themeTint="A6"/>
          <w:kern w:val="28"/>
          <w:lang w:val="en-GB"/>
        </w:rPr>
        <w:t xml:space="preserve"> / </w:t>
      </w:r>
      <w:r w:rsidR="009403AD" w:rsidRPr="00297C71">
        <w:rPr>
          <w:rFonts w:ascii="Times New Roman" w:eastAsia="思源黑体" w:hAnsi="Times New Roman" w:cs="Times New Roman"/>
          <w:color w:val="595959" w:themeColor="text1" w:themeTint="A6"/>
          <w:kern w:val="28"/>
          <w:lang w:val="en-GB"/>
        </w:rPr>
        <w:t>1.27 cm</w:t>
      </w:r>
    </w:p>
    <w:p w14:paraId="18A06942" w14:textId="77777777" w:rsidR="009403AD" w:rsidRPr="00297C71" w:rsidRDefault="009403AD" w:rsidP="00ED0FAE">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color w:val="595959" w:themeColor="text1" w:themeTint="A6"/>
          <w:kern w:val="28"/>
          <w:lang w:val="en-GB"/>
        </w:rPr>
        <w:tab/>
        <w:t xml:space="preserve">  </w:t>
      </w:r>
      <w:r w:rsidRPr="00297C71">
        <w:rPr>
          <w:rFonts w:ascii="Times New Roman" w:eastAsia="思源黑体" w:hAnsi="Times New Roman" w:cs="Times New Roman"/>
          <w:b/>
          <w:bCs/>
          <w:color w:val="595959" w:themeColor="text1" w:themeTint="A6"/>
          <w:kern w:val="28"/>
          <w:lang w:val="en-GB"/>
        </w:rPr>
        <w:t>Left</w:t>
      </w:r>
      <w:r w:rsidRPr="00297C71">
        <w:rPr>
          <w:rFonts w:ascii="Times New Roman" w:eastAsia="思源黑体" w:hAnsi="Times New Roman" w:cs="Times New Roman"/>
          <w:color w:val="595959" w:themeColor="text1" w:themeTint="A6"/>
          <w:kern w:val="28"/>
          <w:lang w:val="en-GB"/>
        </w:rPr>
        <w:t xml:space="preserve"> – 0.5</w:t>
      </w:r>
      <w:r w:rsidR="006E61EB" w:rsidRPr="00297C71">
        <w:rPr>
          <w:rFonts w:ascii="Times New Roman" w:eastAsia="思源黑体" w:hAnsi="Times New Roman" w:cs="Times New Roman"/>
          <w:color w:val="595959" w:themeColor="text1" w:themeTint="A6"/>
          <w:kern w:val="28"/>
          <w:lang w:val="en-GB"/>
        </w:rPr>
        <w:t xml:space="preserve"> </w:t>
      </w:r>
      <w:r w:rsidRPr="00297C71">
        <w:rPr>
          <w:rFonts w:ascii="Times New Roman" w:eastAsia="思源黑体" w:hAnsi="Times New Roman" w:cs="Times New Roman"/>
          <w:color w:val="595959" w:themeColor="text1" w:themeTint="A6"/>
          <w:kern w:val="28"/>
          <w:lang w:val="en-GB"/>
        </w:rPr>
        <w:t>in</w:t>
      </w:r>
      <w:r w:rsidR="006E61EB" w:rsidRPr="00297C71">
        <w:rPr>
          <w:rFonts w:ascii="Times New Roman" w:eastAsia="思源黑体" w:hAnsi="Times New Roman" w:cs="Times New Roman"/>
          <w:color w:val="595959" w:themeColor="text1" w:themeTint="A6"/>
          <w:kern w:val="28"/>
          <w:lang w:val="en-GB"/>
        </w:rPr>
        <w:t xml:space="preserve"> / 1.27 cm</w:t>
      </w:r>
      <w:r w:rsidR="006E61EB" w:rsidRPr="00297C71">
        <w:rPr>
          <w:rFonts w:ascii="Times New Roman" w:eastAsia="思源黑体" w:hAnsi="Times New Roman" w:cs="Times New Roman"/>
          <w:color w:val="595959" w:themeColor="text1" w:themeTint="A6"/>
          <w:kern w:val="28"/>
          <w:lang w:val="en-GB"/>
        </w:rPr>
        <w:tab/>
      </w:r>
      <w:r w:rsidR="006E61EB" w:rsidRPr="00297C71">
        <w:rPr>
          <w:rFonts w:ascii="Times New Roman" w:eastAsia="思源黑体" w:hAnsi="Times New Roman" w:cs="Times New Roman"/>
          <w:color w:val="595959" w:themeColor="text1" w:themeTint="A6"/>
          <w:kern w:val="28"/>
          <w:lang w:val="en-GB"/>
        </w:rPr>
        <w:tab/>
      </w:r>
      <w:r w:rsidR="006E61EB" w:rsidRPr="00297C71">
        <w:rPr>
          <w:rFonts w:ascii="Times New Roman" w:eastAsia="思源黑体" w:hAnsi="Times New Roman" w:cs="Times New Roman"/>
          <w:b/>
          <w:bCs/>
          <w:color w:val="595959" w:themeColor="text1" w:themeTint="A6"/>
          <w:kern w:val="28"/>
          <w:lang w:val="en-GB"/>
        </w:rPr>
        <w:t>Right</w:t>
      </w:r>
      <w:r w:rsidR="006E61EB" w:rsidRPr="00297C71">
        <w:rPr>
          <w:rFonts w:ascii="Times New Roman" w:eastAsia="思源黑体" w:hAnsi="Times New Roman" w:cs="Times New Roman"/>
          <w:color w:val="595959" w:themeColor="text1" w:themeTint="A6"/>
          <w:kern w:val="28"/>
          <w:lang w:val="en-GB"/>
        </w:rPr>
        <w:t xml:space="preserve"> – </w:t>
      </w:r>
      <w:r w:rsidR="00913A03" w:rsidRPr="00297C71">
        <w:rPr>
          <w:rFonts w:ascii="Times New Roman" w:eastAsia="思源黑体" w:hAnsi="Times New Roman" w:cs="Times New Roman"/>
          <w:color w:val="595959" w:themeColor="text1" w:themeTint="A6"/>
          <w:kern w:val="28"/>
          <w:lang w:val="en-GB"/>
        </w:rPr>
        <w:t xml:space="preserve">   </w:t>
      </w:r>
      <w:r w:rsidR="006E61EB" w:rsidRPr="00297C71">
        <w:rPr>
          <w:rFonts w:ascii="Times New Roman" w:eastAsia="思源黑体" w:hAnsi="Times New Roman" w:cs="Times New Roman"/>
          <w:color w:val="595959" w:themeColor="text1" w:themeTint="A6"/>
          <w:kern w:val="28"/>
          <w:lang w:val="en-GB"/>
        </w:rPr>
        <w:t>0.5 in / 1.27 cm</w:t>
      </w:r>
    </w:p>
    <w:p w14:paraId="5CF2CDD6" w14:textId="77777777" w:rsidR="0052003C" w:rsidRPr="00297C71" w:rsidRDefault="0052003C" w:rsidP="00ED0FAE">
      <w:pPr>
        <w:spacing w:after="0" w:line="360" w:lineRule="auto"/>
        <w:rPr>
          <w:rFonts w:ascii="Times New Roman" w:eastAsia="思源黑体" w:hAnsi="Times New Roman" w:cs="Times New Roman"/>
          <w:color w:val="595959" w:themeColor="text1" w:themeTint="A6"/>
          <w:kern w:val="28"/>
          <w:lang w:val="en-GB"/>
        </w:rPr>
      </w:pPr>
    </w:p>
    <w:p w14:paraId="69CF61CE" w14:textId="77777777" w:rsidR="00DF14F2" w:rsidRPr="00297C71" w:rsidRDefault="0052003C" w:rsidP="00ED0FAE">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b/>
          <w:bCs/>
          <w:color w:val="595959" w:themeColor="text1" w:themeTint="A6"/>
          <w:kern w:val="28"/>
          <w:lang w:val="en-GB"/>
        </w:rPr>
        <w:t>Front Size:</w:t>
      </w:r>
      <w:r w:rsidRPr="00297C71">
        <w:rPr>
          <w:rFonts w:ascii="Times New Roman" w:eastAsia="思源黑体" w:hAnsi="Times New Roman" w:cs="Times New Roman"/>
          <w:color w:val="595959" w:themeColor="text1" w:themeTint="A6"/>
          <w:kern w:val="28"/>
          <w:lang w:val="en-GB"/>
        </w:rPr>
        <w:t xml:space="preserve"> </w:t>
      </w:r>
      <w:r w:rsidRPr="00297C71">
        <w:rPr>
          <w:rFonts w:ascii="Times New Roman" w:eastAsia="思源黑体" w:hAnsi="Times New Roman" w:cs="Times New Roman"/>
          <w:b/>
          <w:bCs/>
          <w:color w:val="595959" w:themeColor="text1" w:themeTint="A6"/>
          <w:kern w:val="28"/>
          <w:lang w:val="en-GB"/>
        </w:rPr>
        <w:t>Mark Pro</w:t>
      </w:r>
      <w:r w:rsidRPr="00297C71">
        <w:rPr>
          <w:rFonts w:ascii="Times New Roman" w:eastAsia="思源黑体" w:hAnsi="Times New Roman" w:cs="Times New Roman"/>
          <w:color w:val="595959" w:themeColor="text1" w:themeTint="A6"/>
          <w:kern w:val="28"/>
          <w:lang w:val="en-GB"/>
        </w:rPr>
        <w:t xml:space="preserve"> &amp; </w:t>
      </w:r>
      <w:r w:rsidRPr="00297C71">
        <w:rPr>
          <w:rFonts w:ascii="Times New Roman" w:eastAsia="思源黑体" w:hAnsi="Times New Roman" w:cs="Times New Roman"/>
          <w:b/>
          <w:bCs/>
          <w:color w:val="595959" w:themeColor="text1" w:themeTint="A6"/>
          <w:kern w:val="28"/>
          <w:lang w:val="en-GB"/>
        </w:rPr>
        <w:t>Mark Pro Medium</w:t>
      </w:r>
    </w:p>
    <w:p w14:paraId="53E81E96" w14:textId="77777777" w:rsidR="00DF14F2" w:rsidRPr="00297C71" w:rsidRDefault="006D2EE4" w:rsidP="00ED0FAE">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b/>
          <w:bCs/>
          <w:color w:val="595959" w:themeColor="text1" w:themeTint="A6"/>
          <w:kern w:val="28"/>
          <w:lang w:val="en-GB"/>
        </w:rPr>
        <w:t>Title</w:t>
      </w:r>
      <w:r w:rsidRPr="00297C71">
        <w:rPr>
          <w:rFonts w:ascii="Times New Roman" w:eastAsia="思源黑体" w:hAnsi="Times New Roman" w:cs="Times New Roman"/>
          <w:color w:val="595959" w:themeColor="text1" w:themeTint="A6"/>
          <w:kern w:val="28"/>
          <w:lang w:val="en-GB"/>
        </w:rPr>
        <w:t xml:space="preserve"> (e.g. Lesson 4 Visualizing the Global Warming) – </w:t>
      </w:r>
      <w:r w:rsidRPr="00297C71">
        <w:rPr>
          <w:rFonts w:ascii="Times New Roman" w:eastAsia="思源黑体" w:hAnsi="Times New Roman" w:cs="Times New Roman"/>
          <w:b/>
          <w:bCs/>
          <w:color w:val="595959" w:themeColor="text1" w:themeTint="A6"/>
          <w:kern w:val="28"/>
          <w:lang w:val="en-GB"/>
        </w:rPr>
        <w:t>18 points Mark Pro Medium, Bold Added</w:t>
      </w:r>
    </w:p>
    <w:p w14:paraId="0AEA38E9" w14:textId="77777777" w:rsidR="00DF14F2" w:rsidRPr="00297C71" w:rsidRDefault="006D2EE4" w:rsidP="00ED0FAE">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b/>
          <w:bCs/>
          <w:color w:val="595959" w:themeColor="text1" w:themeTint="A6"/>
          <w:kern w:val="28"/>
          <w:lang w:val="en-GB"/>
        </w:rPr>
        <w:t>Heading</w:t>
      </w:r>
      <w:r w:rsidRPr="00297C71">
        <w:rPr>
          <w:rFonts w:ascii="Times New Roman" w:eastAsia="思源黑体" w:hAnsi="Times New Roman" w:cs="Times New Roman"/>
          <w:color w:val="595959" w:themeColor="text1" w:themeTint="A6"/>
          <w:kern w:val="28"/>
          <w:lang w:val="en-GB"/>
        </w:rPr>
        <w:t xml:space="preserve"> </w:t>
      </w:r>
      <w:r w:rsidR="00B46C92" w:rsidRPr="00297C71">
        <w:rPr>
          <w:rFonts w:ascii="Times New Roman" w:eastAsia="思源黑体" w:hAnsi="Times New Roman" w:cs="Times New Roman"/>
          <w:color w:val="595959" w:themeColor="text1" w:themeTint="A6"/>
          <w:kern w:val="28"/>
          <w:lang w:val="en-GB"/>
        </w:rPr>
        <w:t xml:space="preserve">(e.g. Objectives/Activities/Section 1 Introduction/…) – </w:t>
      </w:r>
      <w:r w:rsidR="00B46C92" w:rsidRPr="00297C71">
        <w:rPr>
          <w:rFonts w:ascii="Times New Roman" w:eastAsia="思源黑体" w:hAnsi="Times New Roman" w:cs="Times New Roman"/>
          <w:b/>
          <w:bCs/>
          <w:color w:val="595959" w:themeColor="text1" w:themeTint="A6"/>
          <w:kern w:val="28"/>
          <w:lang w:val="en-GB"/>
        </w:rPr>
        <w:t>14 points Mark Pro Medium, Bold Added</w:t>
      </w:r>
    </w:p>
    <w:p w14:paraId="56960302" w14:textId="77777777" w:rsidR="00B46C92" w:rsidRPr="00297C71" w:rsidRDefault="00B46C92" w:rsidP="00ED0FAE">
      <w:pPr>
        <w:spacing w:after="0" w:line="360" w:lineRule="auto"/>
        <w:rPr>
          <w:rFonts w:ascii="Times New Roman" w:eastAsia="思源黑体" w:hAnsi="Times New Roman" w:cs="Times New Roman"/>
          <w:b/>
          <w:bCs/>
          <w:color w:val="595959" w:themeColor="text1" w:themeTint="A6"/>
          <w:kern w:val="28"/>
          <w:lang w:val="en-GB"/>
        </w:rPr>
      </w:pPr>
      <w:r w:rsidRPr="00297C71">
        <w:rPr>
          <w:rFonts w:ascii="Times New Roman" w:eastAsia="思源黑体" w:hAnsi="Times New Roman" w:cs="Times New Roman"/>
          <w:b/>
          <w:bCs/>
          <w:color w:val="595959" w:themeColor="text1" w:themeTint="A6"/>
          <w:kern w:val="28"/>
          <w:lang w:val="en-GB"/>
        </w:rPr>
        <w:t>Sub-heading</w:t>
      </w:r>
      <w:r w:rsidRPr="00297C71">
        <w:rPr>
          <w:rFonts w:ascii="Times New Roman" w:eastAsia="思源黑体" w:hAnsi="Times New Roman" w:cs="Times New Roman"/>
          <w:color w:val="595959" w:themeColor="text1" w:themeTint="A6"/>
          <w:kern w:val="28"/>
          <w:lang w:val="en-GB"/>
        </w:rPr>
        <w:t xml:space="preserve"> (e.g. Procedure/Step 1/</w:t>
      </w:r>
      <w:r w:rsidR="00F44037" w:rsidRPr="00297C71">
        <w:rPr>
          <w:rFonts w:ascii="Times New Roman" w:eastAsia="思源黑体" w:hAnsi="Times New Roman" w:cs="Times New Roman"/>
          <w:color w:val="595959" w:themeColor="text1" w:themeTint="A6"/>
          <w:kern w:val="28"/>
          <w:lang w:val="en-GB"/>
        </w:rPr>
        <w:t>…; headings within the main content</w:t>
      </w:r>
      <w:r w:rsidRPr="00297C71">
        <w:rPr>
          <w:rFonts w:ascii="Times New Roman" w:eastAsia="思源黑体" w:hAnsi="Times New Roman" w:cs="Times New Roman"/>
          <w:color w:val="595959" w:themeColor="text1" w:themeTint="A6"/>
          <w:kern w:val="28"/>
          <w:lang w:val="en-GB"/>
        </w:rPr>
        <w:t xml:space="preserve">) – </w:t>
      </w:r>
      <w:r w:rsidRPr="00297C71">
        <w:rPr>
          <w:rFonts w:ascii="Times New Roman" w:eastAsia="思源黑体" w:hAnsi="Times New Roman" w:cs="Times New Roman"/>
          <w:b/>
          <w:bCs/>
          <w:color w:val="595959" w:themeColor="text1" w:themeTint="A6"/>
          <w:kern w:val="28"/>
          <w:lang w:val="en-GB"/>
        </w:rPr>
        <w:t>11 points Mark Pro Medium, Bold Added</w:t>
      </w:r>
    </w:p>
    <w:p w14:paraId="53FE3EB0" w14:textId="77777777" w:rsidR="00F44037" w:rsidRPr="00297C71" w:rsidRDefault="00F44037" w:rsidP="00ED0FAE">
      <w:pPr>
        <w:spacing w:after="0" w:line="360" w:lineRule="auto"/>
        <w:rPr>
          <w:rFonts w:ascii="Times New Roman" w:eastAsia="思源黑体" w:hAnsi="Times New Roman" w:cs="Times New Roman"/>
          <w:b/>
          <w:bCs/>
          <w:color w:val="595959" w:themeColor="text1" w:themeTint="A6"/>
          <w:kern w:val="28"/>
          <w:lang w:val="en-GB"/>
        </w:rPr>
      </w:pPr>
      <w:r w:rsidRPr="00297C71">
        <w:rPr>
          <w:rFonts w:ascii="Times New Roman" w:eastAsia="思源黑体" w:hAnsi="Times New Roman" w:cs="Times New Roman"/>
          <w:b/>
          <w:bCs/>
          <w:color w:val="595959" w:themeColor="text1" w:themeTint="A6"/>
          <w:kern w:val="28"/>
          <w:lang w:val="en-GB"/>
        </w:rPr>
        <w:t>Main content</w:t>
      </w:r>
      <w:r w:rsidRPr="00297C71">
        <w:rPr>
          <w:rFonts w:ascii="Times New Roman" w:eastAsia="思源黑体" w:hAnsi="Times New Roman" w:cs="Times New Roman"/>
          <w:color w:val="595959" w:themeColor="text1" w:themeTint="A6"/>
          <w:kern w:val="28"/>
          <w:lang w:val="en-GB"/>
        </w:rPr>
        <w:t xml:space="preserve"> – </w:t>
      </w:r>
      <w:r w:rsidRPr="00297C71">
        <w:rPr>
          <w:rFonts w:ascii="Times New Roman" w:eastAsia="思源黑体" w:hAnsi="Times New Roman" w:cs="Times New Roman"/>
          <w:b/>
          <w:bCs/>
          <w:color w:val="595959" w:themeColor="text1" w:themeTint="A6"/>
          <w:kern w:val="28"/>
          <w:lang w:val="en-GB"/>
        </w:rPr>
        <w:t>11 points Mark Pro</w:t>
      </w:r>
    </w:p>
    <w:p w14:paraId="5BB7D368" w14:textId="77777777" w:rsidR="00FB57E7" w:rsidRPr="00297C71" w:rsidRDefault="00FB57E7" w:rsidP="00ED0FAE">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color w:val="595959" w:themeColor="text1" w:themeTint="A6"/>
          <w:kern w:val="28"/>
          <w:lang w:val="en-GB"/>
        </w:rPr>
        <w:t xml:space="preserve">                           Bold added for emphasis when necessary</w:t>
      </w:r>
    </w:p>
    <w:p w14:paraId="36362515" w14:textId="77777777" w:rsidR="00ED0FAE" w:rsidRPr="00297C71" w:rsidRDefault="00ED0FAE" w:rsidP="00ED0FAE">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b/>
          <w:bCs/>
          <w:color w:val="595959" w:themeColor="text1" w:themeTint="A6"/>
          <w:kern w:val="28"/>
          <w:lang w:val="en-GB"/>
        </w:rPr>
        <w:t xml:space="preserve">Indentation: </w:t>
      </w:r>
      <w:r w:rsidRPr="00297C71">
        <w:rPr>
          <w:rFonts w:ascii="Times New Roman" w:eastAsia="思源黑体" w:hAnsi="Times New Roman" w:cs="Times New Roman"/>
          <w:color w:val="595959" w:themeColor="text1" w:themeTint="A6"/>
          <w:kern w:val="28"/>
          <w:lang w:val="en-GB"/>
        </w:rPr>
        <w:t>not for the main content</w:t>
      </w:r>
    </w:p>
    <w:p w14:paraId="56396A79" w14:textId="77777777" w:rsidR="00F44037" w:rsidRPr="00297C71" w:rsidRDefault="00913A03" w:rsidP="00ED0FAE">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b/>
          <w:bCs/>
          <w:color w:val="595959" w:themeColor="text1" w:themeTint="A6"/>
          <w:kern w:val="28"/>
          <w:lang w:val="en-GB"/>
        </w:rPr>
        <w:t>Line</w:t>
      </w:r>
      <w:r w:rsidR="00F44037" w:rsidRPr="00297C71">
        <w:rPr>
          <w:rFonts w:ascii="Times New Roman" w:eastAsia="思源黑体" w:hAnsi="Times New Roman" w:cs="Times New Roman"/>
          <w:b/>
          <w:bCs/>
          <w:color w:val="595959" w:themeColor="text1" w:themeTint="A6"/>
          <w:kern w:val="28"/>
          <w:lang w:val="en-GB"/>
        </w:rPr>
        <w:t xml:space="preserve"> Spacing:</w:t>
      </w:r>
      <w:r w:rsidR="00F44037" w:rsidRPr="00297C71">
        <w:rPr>
          <w:rFonts w:ascii="Times New Roman" w:eastAsia="思源黑体" w:hAnsi="Times New Roman" w:cs="Times New Roman"/>
          <w:color w:val="595959" w:themeColor="text1" w:themeTint="A6"/>
          <w:kern w:val="28"/>
          <w:lang w:val="en-GB"/>
        </w:rPr>
        <w:t xml:space="preserve"> 1.5 lines</w:t>
      </w:r>
      <w:r w:rsidRPr="00297C71">
        <w:rPr>
          <w:rFonts w:ascii="Times New Roman" w:eastAsia="思源黑体" w:hAnsi="Times New Roman" w:cs="Times New Roman"/>
          <w:color w:val="595959" w:themeColor="text1" w:themeTint="A6"/>
          <w:kern w:val="28"/>
          <w:lang w:val="en-GB"/>
        </w:rPr>
        <w:t xml:space="preserve"> (or 22 points at least)</w:t>
      </w:r>
    </w:p>
    <w:p w14:paraId="73B6879C" w14:textId="77777777" w:rsidR="00F44037" w:rsidRPr="00297C71" w:rsidRDefault="00F44037" w:rsidP="00ED0FAE">
      <w:pPr>
        <w:spacing w:after="0" w:line="360" w:lineRule="auto"/>
        <w:rPr>
          <w:rFonts w:ascii="Times New Roman" w:eastAsia="思源黑体" w:hAnsi="Times New Roman" w:cs="Times New Roman"/>
          <w:color w:val="595959" w:themeColor="text1" w:themeTint="A6"/>
          <w:kern w:val="28"/>
          <w:lang w:val="en-GB"/>
        </w:rPr>
      </w:pPr>
    </w:p>
    <w:p w14:paraId="3C7D5BD7" w14:textId="77777777" w:rsidR="000A04A5" w:rsidRPr="00297C71" w:rsidRDefault="000A04A5" w:rsidP="000A04A5">
      <w:pPr>
        <w:spacing w:after="0" w:line="360" w:lineRule="auto"/>
        <w:rPr>
          <w:rFonts w:ascii="Times New Roman" w:eastAsia="思源黑体" w:hAnsi="Times New Roman" w:cs="Times New Roman"/>
          <w:b/>
          <w:bCs/>
          <w:color w:val="595959" w:themeColor="text1" w:themeTint="A6"/>
          <w:kern w:val="28"/>
          <w:lang w:val="en-GB"/>
        </w:rPr>
      </w:pPr>
      <w:r w:rsidRPr="00297C71">
        <w:rPr>
          <w:rFonts w:ascii="Times New Roman" w:eastAsia="思源黑体" w:hAnsi="Times New Roman" w:cs="Times New Roman"/>
          <w:b/>
          <w:bCs/>
          <w:color w:val="595959" w:themeColor="text1" w:themeTint="A6"/>
          <w:kern w:val="28"/>
          <w:lang w:val="en-GB"/>
        </w:rPr>
        <w:t>Spelling and punctuation:</w:t>
      </w:r>
    </w:p>
    <w:p w14:paraId="30391DCC" w14:textId="77777777" w:rsidR="000A04A5" w:rsidRPr="00297C71" w:rsidRDefault="000A04A5" w:rsidP="000A04A5">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color w:val="595959" w:themeColor="text1" w:themeTint="A6"/>
          <w:kern w:val="28"/>
          <w:lang w:val="en-GB"/>
        </w:rPr>
        <w:t>American English and rules for North America</w:t>
      </w:r>
    </w:p>
    <w:p w14:paraId="1A38FB05" w14:textId="77777777" w:rsidR="000A04A5" w:rsidRPr="00297C71" w:rsidRDefault="000A04A5" w:rsidP="000A04A5">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color w:val="595959" w:themeColor="text1" w:themeTint="A6"/>
          <w:kern w:val="28"/>
          <w:lang w:val="en-GB"/>
        </w:rPr>
        <w:t>British English and rules for the Commonwealth, and the EU</w:t>
      </w:r>
    </w:p>
    <w:p w14:paraId="1702B57A" w14:textId="77777777" w:rsidR="000A04A5" w:rsidRPr="00297C71" w:rsidRDefault="000A04A5" w:rsidP="000A04A5">
      <w:pPr>
        <w:spacing w:after="0" w:line="360" w:lineRule="auto"/>
        <w:rPr>
          <w:rFonts w:ascii="Times New Roman" w:eastAsia="思源黑体" w:hAnsi="Times New Roman" w:cs="Times New Roman"/>
          <w:color w:val="595959" w:themeColor="text1" w:themeTint="A6"/>
          <w:kern w:val="28"/>
          <w:lang w:val="en-GB"/>
        </w:rPr>
      </w:pPr>
    </w:p>
    <w:p w14:paraId="5DF8C7CF" w14:textId="77777777" w:rsidR="00ED0FAE" w:rsidRPr="00297C71" w:rsidRDefault="00ED0FAE" w:rsidP="00ED0FAE">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color w:val="595959" w:themeColor="text1" w:themeTint="A6"/>
          <w:kern w:val="28"/>
          <w:lang w:val="en-GB"/>
        </w:rPr>
        <w:t xml:space="preserve">Use </w:t>
      </w:r>
      <w:r w:rsidRPr="00297C71">
        <w:rPr>
          <w:rFonts w:ascii="Times New Roman" w:eastAsia="思源黑体" w:hAnsi="Times New Roman" w:cs="Times New Roman"/>
          <w:b/>
          <w:bCs/>
          <w:color w:val="595959" w:themeColor="text1" w:themeTint="A6"/>
          <w:kern w:val="28"/>
          <w:lang w:val="en-GB"/>
        </w:rPr>
        <w:t>endnotes</w:t>
      </w:r>
      <w:r w:rsidRPr="00297C71">
        <w:rPr>
          <w:rFonts w:ascii="Times New Roman" w:eastAsia="思源黑体" w:hAnsi="Times New Roman" w:cs="Times New Roman"/>
          <w:color w:val="595959" w:themeColor="text1" w:themeTint="A6"/>
          <w:kern w:val="28"/>
          <w:lang w:val="en-GB"/>
        </w:rPr>
        <w:t xml:space="preserve"> rather than footnotes</w:t>
      </w:r>
    </w:p>
    <w:p w14:paraId="2C163CC6" w14:textId="77777777" w:rsidR="00FB57E7" w:rsidRPr="00297C71" w:rsidRDefault="00FB57E7" w:rsidP="00ED0FAE">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b/>
          <w:bCs/>
          <w:color w:val="595959" w:themeColor="text1" w:themeTint="A6"/>
          <w:kern w:val="28"/>
          <w:lang w:val="en-GB"/>
        </w:rPr>
        <w:t>Works cited:</w:t>
      </w:r>
      <w:r w:rsidRPr="00297C71">
        <w:rPr>
          <w:rFonts w:ascii="Times New Roman" w:eastAsia="思源黑体" w:hAnsi="Times New Roman" w:cs="Times New Roman"/>
          <w:color w:val="595959" w:themeColor="text1" w:themeTint="A6"/>
          <w:kern w:val="28"/>
          <w:lang w:val="en-GB"/>
        </w:rPr>
        <w:t xml:space="preserve"> Harvard reference</w:t>
      </w:r>
      <w:r w:rsidR="007D72C9" w:rsidRPr="00297C71">
        <w:rPr>
          <w:rFonts w:ascii="Times New Roman" w:eastAsia="思源黑体" w:hAnsi="Times New Roman" w:cs="Times New Roman"/>
          <w:color w:val="595959" w:themeColor="text1" w:themeTint="A6"/>
          <w:kern w:val="28"/>
          <w:lang w:val="en-GB"/>
        </w:rPr>
        <w:t xml:space="preserve">, cf. </w:t>
      </w:r>
      <w:hyperlink r:id="rId11" w:history="1">
        <w:r w:rsidR="000A04A5" w:rsidRPr="00297C71">
          <w:rPr>
            <w:rStyle w:val="Hyperlink"/>
            <w:rFonts w:ascii="Times New Roman" w:eastAsia="思源黑体" w:hAnsi="Times New Roman" w:cs="Times New Roman"/>
            <w:kern w:val="28"/>
            <w:lang w:val="en-GB"/>
            <w14:textFill>
              <w14:solidFill>
                <w14:srgbClr w14:val="0000FF">
                  <w14:lumMod w14:val="65000"/>
                  <w14:lumOff w14:val="35000"/>
                </w14:srgbClr>
              </w14:solidFill>
            </w14:textFill>
          </w:rPr>
          <w:t>https://www.imperial.ac.uk/admin-services/library/learning-support/reference-management/harvard-style/</w:t>
        </w:r>
      </w:hyperlink>
    </w:p>
    <w:p w14:paraId="6C2632F9" w14:textId="77777777" w:rsidR="00ED0FAE" w:rsidRPr="00297C71" w:rsidRDefault="00ED0FAE" w:rsidP="00ED0FAE">
      <w:pPr>
        <w:spacing w:after="0" w:line="360" w:lineRule="auto"/>
        <w:rPr>
          <w:rFonts w:ascii="Times New Roman" w:eastAsia="思源黑体" w:hAnsi="Times New Roman" w:cs="Times New Roman"/>
          <w:color w:val="595959" w:themeColor="text1" w:themeTint="A6"/>
          <w:kern w:val="28"/>
          <w:lang w:val="en-GB"/>
        </w:rPr>
      </w:pPr>
    </w:p>
    <w:p w14:paraId="107E5965" w14:textId="77777777" w:rsidR="00FB57E7" w:rsidRPr="00297C71" w:rsidRDefault="000A04A5" w:rsidP="00ED0FAE">
      <w:pPr>
        <w:spacing w:after="0" w:line="360" w:lineRule="auto"/>
        <w:rPr>
          <w:rFonts w:ascii="Times New Roman" w:eastAsia="思源黑体" w:hAnsi="Times New Roman" w:cs="Times New Roman"/>
          <w:color w:val="595959" w:themeColor="text1" w:themeTint="A6"/>
          <w:kern w:val="28"/>
          <w:lang w:val="en-GB"/>
        </w:rPr>
      </w:pPr>
      <w:r w:rsidRPr="00297C71">
        <w:rPr>
          <w:rFonts w:ascii="Times New Roman" w:eastAsia="思源黑体" w:hAnsi="Times New Roman" w:cs="Times New Roman"/>
          <w:b/>
          <w:bCs/>
          <w:color w:val="595959" w:themeColor="text1" w:themeTint="A6"/>
          <w:kern w:val="28"/>
          <w:lang w:val="en-GB"/>
        </w:rPr>
        <w:t>Delivery:</w:t>
      </w:r>
      <w:r w:rsidRPr="00297C71">
        <w:rPr>
          <w:rFonts w:ascii="Times New Roman" w:eastAsia="思源黑体" w:hAnsi="Times New Roman" w:cs="Times New Roman"/>
          <w:color w:val="595959" w:themeColor="text1" w:themeTint="A6"/>
          <w:kern w:val="28"/>
          <w:lang w:val="en-GB"/>
        </w:rPr>
        <w:t xml:space="preserve"> PDF</w:t>
      </w:r>
    </w:p>
    <w:p w14:paraId="5A383090" w14:textId="77777777" w:rsidR="00A04052" w:rsidRPr="00297C71" w:rsidRDefault="00A04052" w:rsidP="00ED0FAE">
      <w:pPr>
        <w:spacing w:after="0" w:line="360" w:lineRule="auto"/>
        <w:rPr>
          <w:rFonts w:ascii="Mark Pro" w:eastAsia="思源黑体" w:hAnsi="Mark Pro"/>
          <w:color w:val="FFFFFF" w:themeColor="background1"/>
          <w:kern w:val="28"/>
          <w:lang w:val="en-GB"/>
        </w:rPr>
      </w:pPr>
      <w:r w:rsidRPr="00297C71">
        <w:rPr>
          <w:rFonts w:ascii="Mark Pro" w:eastAsia="思源黑体" w:hAnsi="Mark Pro"/>
          <w:color w:val="FFFFFF" w:themeColor="background1"/>
          <w:kern w:val="28"/>
          <w:lang w:val="en-GB"/>
        </w:rPr>
        <w:br w:type="page"/>
      </w:r>
    </w:p>
    <w:p w14:paraId="59F084CA" w14:textId="22228C94" w:rsidR="0050073F" w:rsidRPr="00297C71" w:rsidRDefault="001E5FFA" w:rsidP="00EA3D6E">
      <w:pPr>
        <w:spacing w:after="240"/>
        <w:jc w:val="center"/>
        <w:rPr>
          <w:rFonts w:ascii="Mark Pro" w:eastAsia="思源黑体" w:hAnsi="Mark Pro"/>
          <w:color w:val="FFFFFF" w:themeColor="background1"/>
          <w:kern w:val="28"/>
          <w:lang w:val="en-GB"/>
        </w:rPr>
      </w:pPr>
      <w:r w:rsidRPr="00297C71">
        <w:rPr>
          <w:rFonts w:ascii="Mark Pro" w:eastAsia="思源黑体" w:hAnsi="Mark Pro"/>
          <w:noProof/>
          <w:color w:val="FFFFFF" w:themeColor="background1"/>
          <w:kern w:val="28"/>
          <w:lang w:val="en-GB"/>
        </w:rPr>
        <w:lastRenderedPageBreak/>
        <mc:AlternateContent>
          <mc:Choice Requires="wps">
            <w:drawing>
              <wp:inline distT="0" distB="0" distL="0" distR="0" wp14:anchorId="5211E61F" wp14:editId="78DD7776">
                <wp:extent cx="4572000" cy="984250"/>
                <wp:effectExtent l="0" t="0" r="0" b="0"/>
                <wp:docPr id="20" name="Rounded Rectangle 1"/>
                <wp:cNvGraphicFramePr/>
                <a:graphic xmlns:a="http://schemas.openxmlformats.org/drawingml/2006/main">
                  <a:graphicData uri="http://schemas.microsoft.com/office/word/2010/wordprocessingShape">
                    <wps:wsp>
                      <wps:cNvSpPr/>
                      <wps:spPr>
                        <a:xfrm>
                          <a:off x="0" y="0"/>
                          <a:ext cx="4572000" cy="9842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1F4D91" w14:textId="77777777" w:rsidR="001C1400" w:rsidRPr="001C1400" w:rsidRDefault="001C1400" w:rsidP="001C1400">
                            <w:pPr>
                              <w:spacing w:after="0" w:line="360" w:lineRule="auto"/>
                              <w:jc w:val="center"/>
                              <w:rPr>
                                <w:rFonts w:ascii="Mark Pro Medium" w:hAnsi="Mark Pro Medium" w:cs="Arial"/>
                                <w:b/>
                                <w:bCs/>
                                <w:iCs/>
                                <w:color w:val="FFFFFF" w:themeColor="background1"/>
                                <w:sz w:val="36"/>
                                <w:szCs w:val="36"/>
                              </w:rPr>
                            </w:pPr>
                            <w:r w:rsidRPr="001C1400">
                              <w:rPr>
                                <w:rFonts w:ascii="Mark Pro Medium" w:hAnsi="Mark Pro Medium" w:cs="Arial"/>
                                <w:b/>
                                <w:bCs/>
                                <w:iCs/>
                                <w:color w:val="FFFFFF" w:themeColor="background1"/>
                                <w:sz w:val="36"/>
                                <w:szCs w:val="36"/>
                              </w:rPr>
                              <w:t>Lesson 8:</w:t>
                            </w:r>
                          </w:p>
                          <w:p w14:paraId="35385935" w14:textId="0FEF67C1" w:rsidR="001E5FFA" w:rsidRPr="007473FF" w:rsidRDefault="001C1400" w:rsidP="001C1400">
                            <w:pPr>
                              <w:spacing w:after="0" w:line="360" w:lineRule="auto"/>
                              <w:jc w:val="center"/>
                              <w:rPr>
                                <w:rFonts w:ascii="Mark Pro Medium" w:hAnsi="Mark Pro Medium"/>
                                <w:b/>
                                <w:bCs/>
                                <w:color w:val="FFFFFF" w:themeColor="background1"/>
                                <w:sz w:val="36"/>
                                <w:szCs w:val="36"/>
                              </w:rPr>
                            </w:pPr>
                            <w:r w:rsidRPr="001C1400">
                              <w:rPr>
                                <w:rFonts w:ascii="Mark Pro Medium" w:hAnsi="Mark Pro Medium" w:cs="Arial"/>
                                <w:b/>
                                <w:bCs/>
                                <w:iCs/>
                                <w:color w:val="FFFFFF" w:themeColor="background1"/>
                                <w:sz w:val="36"/>
                                <w:szCs w:val="36"/>
                              </w:rPr>
                              <w:t>mBot2 at your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211E61F" id="Rounded Rectangle 1" o:spid="_x0000_s1026" style="width:5in;height:7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" filled="f" stroked="f" strokeweight="1pt">
                <v:stroke joinstyle="miter"/>
                <v:textbox>
                  <w:txbxContent>
                    <w:p w14:paraId="141F4D91" w14:textId="77777777" w:rsidR="001C1400" w:rsidRPr="001C1400" w:rsidRDefault="001C1400" w:rsidP="001C1400">
                      <w:pPr>
                        <w:spacing w:after="0" w:line="360" w:lineRule="auto"/>
                        <w:jc w:val="center"/>
                        <w:rPr>
                          <w:rFonts w:ascii="Mark Pro Medium" w:hAnsi="Mark Pro Medium" w:cs="Arial"/>
                          <w:b/>
                          <w:bCs/>
                          <w:iCs/>
                          <w:color w:val="FFFFFF" w:themeColor="background1"/>
                          <w:sz w:val="36"/>
                          <w:szCs w:val="36"/>
                        </w:rPr>
                      </w:pPr>
                      <w:r w:rsidRPr="001C1400">
                        <w:rPr>
                          <w:rFonts w:ascii="Mark Pro Medium" w:hAnsi="Mark Pro Medium" w:cs="Arial"/>
                          <w:b/>
                          <w:bCs/>
                          <w:iCs/>
                          <w:color w:val="FFFFFF" w:themeColor="background1"/>
                          <w:sz w:val="36"/>
                          <w:szCs w:val="36"/>
                        </w:rPr>
                        <w:t>Lesson 8:</w:t>
                      </w:r>
                    </w:p>
                    <w:p w14:paraId="35385935" w14:textId="0FEF67C1" w:rsidR="001E5FFA" w:rsidRPr="007473FF" w:rsidRDefault="001C1400" w:rsidP="001C1400">
                      <w:pPr>
                        <w:spacing w:after="0" w:line="360" w:lineRule="auto"/>
                        <w:jc w:val="center"/>
                        <w:rPr>
                          <w:rFonts w:ascii="Mark Pro Medium" w:hAnsi="Mark Pro Medium"/>
                          <w:b/>
                          <w:bCs/>
                          <w:color w:val="FFFFFF" w:themeColor="background1"/>
                          <w:sz w:val="36"/>
                          <w:szCs w:val="36"/>
                        </w:rPr>
                      </w:pPr>
                      <w:r w:rsidRPr="001C1400">
                        <w:rPr>
                          <w:rFonts w:ascii="Mark Pro Medium" w:hAnsi="Mark Pro Medium" w:cs="Arial"/>
                          <w:b/>
                          <w:bCs/>
                          <w:iCs/>
                          <w:color w:val="FFFFFF" w:themeColor="background1"/>
                          <w:sz w:val="36"/>
                          <w:szCs w:val="36"/>
                        </w:rPr>
                        <w:t>mBot2 at your service</w:t>
                      </w:r>
                    </w:p>
                  </w:txbxContent>
                </v:textbox>
                <w10:anchorlock/>
              </v:roundrect>
            </w:pict>
          </mc:Fallback>
        </mc:AlternateContent>
      </w:r>
      <w:r w:rsidR="003179E9" w:rsidRPr="00297C71">
        <w:rPr>
          <w:rFonts w:ascii="Mark Pro" w:eastAsia="思源黑体" w:hAnsi="Mark Pro"/>
          <w:noProof/>
          <w:color w:val="FFFFFF" w:themeColor="background1"/>
          <w:kern w:val="28"/>
          <w:lang w:val="en-GB"/>
        </w:rPr>
        <w:drawing>
          <wp:anchor distT="0" distB="0" distL="114300" distR="114300" simplePos="0" relativeHeight="251656704" behindDoc="1" locked="0" layoutInCell="1" allowOverlap="1" wp14:anchorId="5304ACBB" wp14:editId="3168B93A">
            <wp:simplePos x="0" y="0"/>
            <wp:positionH relativeFrom="margin">
              <wp:posOffset>1846580</wp:posOffset>
            </wp:positionH>
            <wp:positionV relativeFrom="paragraph">
              <wp:posOffset>-63500</wp:posOffset>
            </wp:positionV>
            <wp:extent cx="2948940" cy="1111250"/>
            <wp:effectExtent l="0" t="0" r="381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2">
                      <a:extLst>
                        <a:ext uri="{28A0092B-C50C-407E-A947-70E740481C1C}">
                          <a14:useLocalDpi xmlns:a14="http://schemas.microsoft.com/office/drawing/2010/main" val="0"/>
                        </a:ext>
                      </a:extLst>
                    </a:blip>
                    <a:srcRect l="3803" t="8946" r="3593" b="6853"/>
                    <a:stretch/>
                  </pic:blipFill>
                  <pic:spPr bwMode="auto">
                    <a:xfrm>
                      <a:off x="0" y="0"/>
                      <a:ext cx="2948940"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407D65" w14:textId="77777777" w:rsidR="003179E9" w:rsidRPr="00297C71" w:rsidRDefault="003179E9" w:rsidP="008B2D83">
      <w:pPr>
        <w:spacing w:after="0"/>
        <w:jc w:val="center"/>
        <w:rPr>
          <w:rFonts w:ascii="Mark Pro Medium" w:eastAsia="思源黑体" w:hAnsi="Mark Pro Medium" w:cs="Arial"/>
          <w:b/>
          <w:bCs/>
          <w:color w:val="595959" w:themeColor="text1" w:themeTint="A6"/>
          <w:w w:val="105"/>
          <w:kern w:val="28"/>
          <w:lang w:val="en-GB"/>
        </w:rPr>
      </w:pPr>
    </w:p>
    <w:p w14:paraId="3B253AE2" w14:textId="393E8E87" w:rsidR="00FF443F" w:rsidRPr="00297C71" w:rsidRDefault="00007380" w:rsidP="008B2D83">
      <w:pPr>
        <w:spacing w:after="0" w:line="360" w:lineRule="auto"/>
        <w:jc w:val="center"/>
        <w:rPr>
          <w:rFonts w:ascii="Mark Pro Medium" w:eastAsia="思源黑体" w:hAnsi="Mark Pro Medium" w:cs="Arial"/>
          <w:color w:val="595959" w:themeColor="text1" w:themeTint="A6"/>
          <w:w w:val="105"/>
          <w:kern w:val="28"/>
          <w:lang w:val="en-GB"/>
        </w:rPr>
      </w:pPr>
      <w:bookmarkStart w:id="0" w:name="_Hlk66189278"/>
      <w:r w:rsidRPr="00297C71">
        <w:rPr>
          <w:rFonts w:ascii="Mark Pro Medium" w:eastAsia="思源黑体" w:hAnsi="Mark Pro Medium" w:cs="Arial"/>
          <w:b/>
          <w:bCs/>
          <w:color w:val="595959" w:themeColor="text1" w:themeTint="A6"/>
          <w:w w:val="105"/>
          <w:kern w:val="28"/>
          <w:lang w:val="en-GB"/>
        </w:rPr>
        <w:t>Subject:</w:t>
      </w:r>
      <w:r w:rsidRPr="00297C71">
        <w:rPr>
          <w:rFonts w:ascii="Mark Pro" w:eastAsia="思源黑体" w:hAnsi="Mark Pro" w:cs="Arial"/>
          <w:color w:val="595959" w:themeColor="text1" w:themeTint="A6"/>
          <w:w w:val="105"/>
          <w:kern w:val="28"/>
          <w:lang w:val="en-GB"/>
        </w:rPr>
        <w:t xml:space="preserve"> </w:t>
      </w:r>
      <w:r w:rsidR="001C1400" w:rsidRPr="00297C71">
        <w:rPr>
          <w:rFonts w:ascii="Mark Pro" w:eastAsia="思源黑体" w:hAnsi="Mark Pro" w:cs="Arial"/>
          <w:color w:val="595959" w:themeColor="text1" w:themeTint="A6"/>
          <w:w w:val="105"/>
          <w:kern w:val="28"/>
          <w:lang w:val="en-GB"/>
        </w:rPr>
        <w:t>STEAM</w:t>
      </w:r>
      <w:r w:rsidRPr="00297C71">
        <w:rPr>
          <w:rFonts w:ascii="Mark Pro Medium" w:eastAsia="思源黑体" w:hAnsi="Mark Pro Medium" w:cs="Arial"/>
          <w:b/>
          <w:bCs/>
          <w:color w:val="595959" w:themeColor="text1" w:themeTint="A6"/>
          <w:w w:val="105"/>
          <w:kern w:val="28"/>
          <w:lang w:val="en-GB"/>
        </w:rPr>
        <w:tab/>
      </w:r>
      <w:r w:rsidR="00FF443F" w:rsidRPr="00297C71">
        <w:rPr>
          <w:rFonts w:ascii="Mark Pro Medium" w:eastAsia="思源黑体" w:hAnsi="Mark Pro Medium" w:cs="Arial"/>
          <w:b/>
          <w:bCs/>
          <w:color w:val="595959" w:themeColor="text1" w:themeTint="A6"/>
          <w:w w:val="105"/>
          <w:kern w:val="28"/>
          <w:lang w:val="en-GB"/>
        </w:rPr>
        <w:t xml:space="preserve">                        </w:t>
      </w:r>
      <w:r w:rsidRPr="00297C71">
        <w:rPr>
          <w:rFonts w:ascii="Mark Pro Medium" w:eastAsia="思源黑体" w:hAnsi="Mark Pro Medium" w:cs="Arial"/>
          <w:b/>
          <w:bCs/>
          <w:color w:val="595959" w:themeColor="text1" w:themeTint="A6"/>
          <w:w w:val="105"/>
          <w:kern w:val="28"/>
          <w:lang w:val="en-GB"/>
        </w:rPr>
        <w:t>Grade</w:t>
      </w:r>
      <w:r w:rsidR="009F003A" w:rsidRPr="00297C71">
        <w:rPr>
          <w:rFonts w:ascii="Mark Pro Medium" w:eastAsia="思源黑体" w:hAnsi="Mark Pro Medium" w:cs="Arial"/>
          <w:b/>
          <w:bCs/>
          <w:color w:val="595959" w:themeColor="text1" w:themeTint="A6"/>
          <w:w w:val="105"/>
          <w:kern w:val="28"/>
          <w:lang w:val="en-GB"/>
        </w:rPr>
        <w:t>(s)</w:t>
      </w:r>
      <w:r w:rsidRPr="00297C71">
        <w:rPr>
          <w:rFonts w:ascii="Mark Pro Medium" w:eastAsia="思源黑体" w:hAnsi="Mark Pro Medium" w:cs="Arial"/>
          <w:b/>
          <w:bCs/>
          <w:color w:val="595959" w:themeColor="text1" w:themeTint="A6"/>
          <w:w w:val="105"/>
          <w:kern w:val="28"/>
          <w:lang w:val="en-GB"/>
        </w:rPr>
        <w:t>:</w:t>
      </w:r>
      <w:r w:rsidR="00DA374F" w:rsidRPr="00297C71">
        <w:rPr>
          <w:rFonts w:ascii="Mark Pro" w:eastAsia="思源黑体" w:hAnsi="Mark Pro" w:cs="Arial"/>
          <w:color w:val="595959" w:themeColor="text1" w:themeTint="A6"/>
          <w:w w:val="105"/>
          <w:kern w:val="28"/>
          <w:lang w:val="en-GB"/>
        </w:rPr>
        <w:t xml:space="preserve"> </w:t>
      </w:r>
      <w:r w:rsidR="001C1400" w:rsidRPr="00297C71">
        <w:rPr>
          <w:rFonts w:ascii="Mark Pro" w:eastAsia="思源黑体" w:hAnsi="Mark Pro" w:cs="Arial"/>
          <w:color w:val="595959" w:themeColor="text1" w:themeTint="A6"/>
          <w:w w:val="105"/>
          <w:kern w:val="28"/>
          <w:lang w:val="en-GB"/>
        </w:rPr>
        <w:t>5</w:t>
      </w:r>
      <w:r w:rsidR="001C1400" w:rsidRPr="00297C71">
        <w:rPr>
          <w:rFonts w:ascii="Mark Pro" w:eastAsia="思源黑体" w:hAnsi="Mark Pro" w:cs="Arial"/>
          <w:color w:val="595959" w:themeColor="text1" w:themeTint="A6"/>
          <w:w w:val="105"/>
          <w:kern w:val="28"/>
          <w:vertAlign w:val="superscript"/>
          <w:lang w:val="en-GB"/>
        </w:rPr>
        <w:t>th</w:t>
      </w:r>
      <w:r w:rsidR="001C1400" w:rsidRPr="00297C71">
        <w:rPr>
          <w:rFonts w:ascii="Mark Pro" w:eastAsia="思源黑体" w:hAnsi="Mark Pro" w:cs="Arial"/>
          <w:color w:val="595959" w:themeColor="text1" w:themeTint="A6"/>
          <w:w w:val="105"/>
          <w:kern w:val="28"/>
          <w:lang w:val="en-GB"/>
        </w:rPr>
        <w:t xml:space="preserve"> and up</w:t>
      </w:r>
    </w:p>
    <w:p w14:paraId="00E73A0B" w14:textId="0C6137DA" w:rsidR="008E24FD" w:rsidDel="007C04D7" w:rsidRDefault="00FF443F" w:rsidP="007C04D7">
      <w:pPr>
        <w:spacing w:after="0" w:line="360" w:lineRule="auto"/>
        <w:jc w:val="center"/>
        <w:rPr>
          <w:del w:id="1" w:author="Sergio Castellanos Arciniega" w:date="2021-06-23T10:19:00Z"/>
          <w:rFonts w:ascii="Mark Pro" w:eastAsia="思源黑体" w:hAnsi="Mark Pro" w:cs="Arial"/>
          <w:color w:val="595959" w:themeColor="text1" w:themeTint="A6"/>
          <w:w w:val="105"/>
          <w:kern w:val="28"/>
          <w:lang w:val="en-GB"/>
        </w:rPr>
      </w:pPr>
      <w:r w:rsidRPr="00297C71">
        <w:rPr>
          <w:rFonts w:ascii="Mark Pro Medium" w:eastAsia="思源黑体" w:hAnsi="Mark Pro Medium" w:cs="Arial"/>
          <w:b/>
          <w:bCs/>
          <w:color w:val="595959" w:themeColor="text1" w:themeTint="A6"/>
          <w:w w:val="105"/>
          <w:kern w:val="28"/>
          <w:lang w:val="en-GB"/>
        </w:rPr>
        <w:t>Duration:</w:t>
      </w:r>
      <w:r w:rsidR="001C1400" w:rsidRPr="00297C71">
        <w:rPr>
          <w:rFonts w:ascii="Mark Pro Medium" w:eastAsia="思源黑体" w:hAnsi="Mark Pro Medium" w:cs="Arial"/>
          <w:b/>
          <w:bCs/>
          <w:color w:val="595959" w:themeColor="text1" w:themeTint="A6"/>
          <w:w w:val="105"/>
          <w:kern w:val="28"/>
          <w:lang w:val="en-GB"/>
        </w:rPr>
        <w:t xml:space="preserve"> </w:t>
      </w:r>
      <w:r w:rsidR="001C1400" w:rsidRPr="00297C71">
        <w:rPr>
          <w:rFonts w:ascii="Mark Pro" w:eastAsia="思源黑体" w:hAnsi="Mark Pro" w:cs="Arial"/>
          <w:color w:val="595959" w:themeColor="text1" w:themeTint="A6"/>
          <w:w w:val="105"/>
          <w:kern w:val="28"/>
          <w:lang w:val="en-GB"/>
        </w:rPr>
        <w:t xml:space="preserve">45 minutes </w:t>
      </w:r>
      <w:r w:rsidRPr="00297C71">
        <w:rPr>
          <w:rFonts w:ascii="Mark Pro" w:eastAsia="思源黑体" w:hAnsi="Mark Pro" w:cs="Arial"/>
          <w:color w:val="595959" w:themeColor="text1" w:themeTint="A6"/>
          <w:w w:val="105"/>
          <w:kern w:val="28"/>
          <w:lang w:val="en-GB"/>
        </w:rPr>
        <w:t xml:space="preserve">               </w:t>
      </w:r>
      <w:r w:rsidR="009F003A" w:rsidRPr="00297C71">
        <w:rPr>
          <w:rFonts w:ascii="Mark Pro Medium" w:eastAsia="思源黑体" w:hAnsi="Mark Pro Medium" w:cs="Arial"/>
          <w:b/>
          <w:bCs/>
          <w:color w:val="595959" w:themeColor="text1" w:themeTint="A6"/>
          <w:w w:val="105"/>
          <w:kern w:val="28"/>
          <w:lang w:val="en-GB"/>
        </w:rPr>
        <w:t>Difficulty</w:t>
      </w:r>
      <w:r w:rsidR="008E24FD" w:rsidRPr="00297C71">
        <w:rPr>
          <w:rFonts w:ascii="Mark Pro Medium" w:eastAsia="思源黑体" w:hAnsi="Mark Pro Medium" w:cs="Arial"/>
          <w:b/>
          <w:bCs/>
          <w:color w:val="595959" w:themeColor="text1" w:themeTint="A6"/>
          <w:w w:val="105"/>
          <w:kern w:val="28"/>
          <w:lang w:val="en-GB"/>
        </w:rPr>
        <w:t>:</w:t>
      </w:r>
      <w:r w:rsidR="001C1400" w:rsidRPr="00297C71">
        <w:rPr>
          <w:rFonts w:ascii="Mark Pro Medium" w:eastAsia="思源黑体" w:hAnsi="Mark Pro Medium" w:cs="Arial"/>
          <w:b/>
          <w:bCs/>
          <w:color w:val="595959" w:themeColor="text1" w:themeTint="A6"/>
          <w:w w:val="105"/>
          <w:kern w:val="28"/>
          <w:lang w:val="en-GB"/>
        </w:rPr>
        <w:t xml:space="preserve"> </w:t>
      </w:r>
      <w:r w:rsidR="001C1400" w:rsidRPr="00297C71">
        <w:rPr>
          <w:rFonts w:ascii="Mark Pro" w:eastAsia="思源黑体" w:hAnsi="Mark Pro" w:cs="Arial"/>
          <w:color w:val="595959" w:themeColor="text1" w:themeTint="A6"/>
          <w:w w:val="105"/>
          <w:kern w:val="28"/>
          <w:lang w:val="en-GB"/>
        </w:rPr>
        <w:t>Intermediate</w:t>
      </w:r>
    </w:p>
    <w:p w14:paraId="08A850AF" w14:textId="77777777" w:rsidR="007C04D7" w:rsidRDefault="007C04D7" w:rsidP="008B2D83">
      <w:pPr>
        <w:spacing w:after="0" w:line="360" w:lineRule="auto"/>
        <w:jc w:val="center"/>
        <w:rPr>
          <w:ins w:id="2" w:author="Sergio Castellanos Arciniega" w:date="2021-06-23T10:20:00Z"/>
          <w:rFonts w:ascii="Mark Pro" w:eastAsia="思源黑体" w:hAnsi="Mark Pro" w:cs="Arial"/>
          <w:color w:val="595959" w:themeColor="text1" w:themeTint="A6"/>
          <w:w w:val="105"/>
          <w:kern w:val="28"/>
          <w:lang w:val="en-GB"/>
        </w:rPr>
      </w:pPr>
    </w:p>
    <w:p w14:paraId="4A6C3193" w14:textId="77777777" w:rsidR="007A3094" w:rsidRPr="00297C71" w:rsidRDefault="007A3094" w:rsidP="007C04D7">
      <w:pPr>
        <w:spacing w:after="0" w:line="360" w:lineRule="auto"/>
        <w:jc w:val="center"/>
        <w:rPr>
          <w:rFonts w:ascii="Mark Pro" w:eastAsia="思源黑体" w:hAnsi="Mark Pro" w:cs="Arial"/>
          <w:color w:val="595959" w:themeColor="text1" w:themeTint="A6"/>
          <w:w w:val="105"/>
          <w:kern w:val="28"/>
          <w:lang w:val="en-GB"/>
        </w:rPr>
      </w:pPr>
    </w:p>
    <w:bookmarkEnd w:id="0"/>
    <w:p w14:paraId="41AA6C5F" w14:textId="154F4E66" w:rsidR="008A0169" w:rsidRPr="00297C71" w:rsidRDefault="008A0169" w:rsidP="007C04D7">
      <w:pPr>
        <w:spacing w:line="360" w:lineRule="auto"/>
        <w:rPr>
          <w:rFonts w:ascii="Mark Pro" w:eastAsia="思源黑体" w:hAnsi="Mark Pro"/>
          <w:b/>
          <w:kern w:val="28"/>
          <w:sz w:val="28"/>
          <w:szCs w:val="28"/>
          <w:lang w:val="en-GB"/>
        </w:rPr>
        <w:pPrChange w:id="3" w:author="Sergio Castellanos Arciniega" w:date="2021-06-23T10:20:00Z">
          <w:pPr>
            <w:spacing w:line="360" w:lineRule="auto"/>
          </w:pPr>
        </w:pPrChange>
      </w:pPr>
      <w:r w:rsidRPr="00297C71">
        <w:rPr>
          <w:rFonts w:ascii="Mark Pro" w:eastAsia="思源黑体" w:hAnsi="Mark Pro"/>
          <w:b/>
          <w:noProof/>
          <w:color w:val="FCC800"/>
          <w:kern w:val="28"/>
          <w:sz w:val="28"/>
          <w:szCs w:val="28"/>
          <w:lang w:val="en-GB"/>
        </w:rPr>
        <w:drawing>
          <wp:inline distT="0" distB="0" distL="0" distR="0" wp14:anchorId="30905579" wp14:editId="2C2BE065">
            <wp:extent cx="180000" cy="169091"/>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00F7693C" w:rsidRPr="00297C71">
        <w:rPr>
          <w:rFonts w:ascii="Mark Pro" w:eastAsia="思源黑体" w:hAnsi="Mark Pro"/>
          <w:b/>
          <w:bCs/>
          <w:color w:val="FCC800"/>
          <w:kern w:val="28"/>
          <w:sz w:val="28"/>
          <w:szCs w:val="28"/>
          <w:lang w:val="en-GB"/>
        </w:rPr>
        <w:t xml:space="preserve"> </w:t>
      </w:r>
      <w:r w:rsidR="001C1400" w:rsidRPr="00297C71">
        <w:rPr>
          <w:rFonts w:ascii="Mark Pro" w:eastAsia="思源黑体" w:hAnsi="Mark Pro"/>
          <w:b/>
          <w:bCs/>
          <w:color w:val="FCC800"/>
          <w:kern w:val="28"/>
          <w:sz w:val="28"/>
          <w:szCs w:val="28"/>
          <w:lang w:val="en-GB"/>
        </w:rPr>
        <w:t>Lesson objectives</w:t>
      </w:r>
    </w:p>
    <w:p w14:paraId="6D8F4607" w14:textId="666368C2" w:rsidR="001C18CE" w:rsidRPr="00297C71" w:rsidDel="007C04D7" w:rsidRDefault="001C1400" w:rsidP="007C04D7">
      <w:pPr>
        <w:pStyle w:val="NormalWeb"/>
        <w:spacing w:before="0" w:beforeAutospacing="0" w:after="0" w:afterAutospacing="0" w:line="360" w:lineRule="auto"/>
        <w:textAlignment w:val="baseline"/>
        <w:rPr>
          <w:del w:id="4" w:author="Sergio Castellanos Arciniega" w:date="2021-06-23T10:18:00Z"/>
          <w:rFonts w:ascii="Mark Pro" w:eastAsia="思源黑体" w:hAnsi="Mark Pro" w:cs="Arial"/>
          <w:color w:val="595959" w:themeColor="text1" w:themeTint="A6"/>
          <w:w w:val="105"/>
          <w:kern w:val="28"/>
          <w:sz w:val="22"/>
          <w:szCs w:val="22"/>
          <w:lang w:val="en-GB"/>
        </w:rPr>
        <w:pPrChange w:id="5" w:author="Sergio Castellanos Arciniega" w:date="2021-06-23T10:18:00Z">
          <w:pPr>
            <w:pStyle w:val="NormalWeb"/>
            <w:spacing w:before="0" w:beforeAutospacing="0" w:after="0" w:afterAutospacing="0" w:line="360" w:lineRule="auto"/>
            <w:textAlignment w:val="baseline"/>
          </w:pPr>
        </w:pPrChange>
      </w:pPr>
      <w:r w:rsidRPr="00297C71">
        <w:rPr>
          <w:rFonts w:ascii="Mark Pro" w:eastAsia="思源黑体" w:hAnsi="Mark Pro" w:cs="Arial"/>
          <w:i/>
          <w:iCs/>
          <w:color w:val="595959" w:themeColor="text1" w:themeTint="A6"/>
          <w:w w:val="105"/>
          <w:kern w:val="28"/>
          <w:sz w:val="22"/>
          <w:szCs w:val="22"/>
          <w:lang w:val="en-GB"/>
        </w:rPr>
        <w:t>By the end of this lesson, students will be able to:</w:t>
      </w:r>
    </w:p>
    <w:p w14:paraId="151317DD" w14:textId="77777777" w:rsidR="007C04D7" w:rsidRDefault="007C04D7" w:rsidP="007C04D7">
      <w:pPr>
        <w:pStyle w:val="NormalWeb"/>
        <w:spacing w:before="0" w:beforeAutospacing="0" w:after="0" w:afterAutospacing="0" w:line="360" w:lineRule="auto"/>
        <w:textAlignment w:val="baseline"/>
        <w:rPr>
          <w:ins w:id="6" w:author="Sergio Castellanos Arciniega" w:date="2021-06-23T10:18:00Z"/>
          <w:rFonts w:ascii="Mark Pro" w:eastAsia="思源黑体" w:hAnsi="Mark Pro" w:cs="Arial"/>
          <w:color w:val="595959" w:themeColor="text1" w:themeTint="A6"/>
          <w:w w:val="105"/>
          <w:kern w:val="28"/>
          <w:sz w:val="22"/>
          <w:szCs w:val="22"/>
          <w:lang w:val="en-GB"/>
        </w:rPr>
      </w:pPr>
    </w:p>
    <w:p w14:paraId="7132950F" w14:textId="5533408D" w:rsidR="0044080A" w:rsidDel="007C04D7" w:rsidRDefault="0044080A" w:rsidP="007C04D7">
      <w:pPr>
        <w:pStyle w:val="NormalWeb"/>
        <w:numPr>
          <w:ilvl w:val="0"/>
          <w:numId w:val="38"/>
        </w:numPr>
        <w:spacing w:before="0" w:beforeAutospacing="0" w:after="0" w:afterAutospacing="0" w:line="360" w:lineRule="auto"/>
        <w:textAlignment w:val="baseline"/>
        <w:rPr>
          <w:del w:id="7" w:author="Sergio Castellanos Arciniega" w:date="2021-06-23T10:18:00Z"/>
          <w:rFonts w:ascii="Mark Pro" w:eastAsia="思源黑体" w:hAnsi="Mark Pro" w:cs="Arial"/>
          <w:color w:val="595959" w:themeColor="text1" w:themeTint="A6"/>
          <w:w w:val="105"/>
          <w:kern w:val="28"/>
          <w:sz w:val="22"/>
          <w:szCs w:val="22"/>
          <w:lang w:val="en-GB"/>
        </w:rPr>
      </w:pPr>
      <w:r w:rsidRPr="00297C71">
        <w:rPr>
          <w:rFonts w:ascii="Mark Pro" w:eastAsia="思源黑体" w:hAnsi="Mark Pro" w:cs="Arial"/>
          <w:color w:val="595959" w:themeColor="text1" w:themeTint="A6"/>
          <w:w w:val="105"/>
          <w:kern w:val="28"/>
          <w:sz w:val="22"/>
          <w:szCs w:val="22"/>
          <w:lang w:val="en-GB"/>
        </w:rPr>
        <w:t xml:space="preserve">Make the mBot2 carry out tasks using speech recognition and </w:t>
      </w:r>
      <w:commentRangeStart w:id="8"/>
      <w:r w:rsidRPr="00297C71">
        <w:rPr>
          <w:rFonts w:ascii="Mark Pro" w:eastAsia="思源黑体" w:hAnsi="Mark Pro" w:cs="Arial"/>
          <w:color w:val="595959" w:themeColor="text1" w:themeTint="A6"/>
          <w:w w:val="105"/>
          <w:kern w:val="28"/>
          <w:sz w:val="22"/>
          <w:szCs w:val="22"/>
          <w:lang w:val="en-GB"/>
        </w:rPr>
        <w:t>WIFI</w:t>
      </w:r>
      <w:commentRangeEnd w:id="8"/>
      <w:r w:rsidR="00475ABE">
        <w:rPr>
          <w:rStyle w:val="CommentReference"/>
          <w:rFonts w:asciiTheme="minorHAnsi" w:eastAsiaTheme="minorEastAsia" w:hAnsiTheme="minorHAnsi" w:cstheme="minorBidi"/>
        </w:rPr>
        <w:commentReference w:id="8"/>
      </w:r>
      <w:r w:rsidRPr="00297C71">
        <w:rPr>
          <w:rFonts w:ascii="Mark Pro" w:eastAsia="思源黑体" w:hAnsi="Mark Pro" w:cs="Arial"/>
          <w:color w:val="595959" w:themeColor="text1" w:themeTint="A6"/>
          <w:w w:val="105"/>
          <w:kern w:val="28"/>
          <w:sz w:val="22"/>
          <w:szCs w:val="22"/>
          <w:lang w:val="en-GB"/>
        </w:rPr>
        <w:t xml:space="preserve"> connection</w:t>
      </w:r>
    </w:p>
    <w:p w14:paraId="2A403DD6" w14:textId="77777777" w:rsidR="007C04D7" w:rsidRPr="00297C71" w:rsidRDefault="007C04D7" w:rsidP="007C04D7">
      <w:pPr>
        <w:pStyle w:val="NormalWeb"/>
        <w:numPr>
          <w:ilvl w:val="0"/>
          <w:numId w:val="38"/>
        </w:numPr>
        <w:spacing w:before="0" w:beforeAutospacing="0" w:after="0" w:afterAutospacing="0" w:line="360" w:lineRule="auto"/>
        <w:textAlignment w:val="baseline"/>
        <w:rPr>
          <w:ins w:id="9" w:author="Sergio Castellanos Arciniega" w:date="2021-06-23T10:18:00Z"/>
          <w:rFonts w:ascii="Mark Pro" w:eastAsia="思源黑体" w:hAnsi="Mark Pro" w:cs="Arial"/>
          <w:color w:val="595959" w:themeColor="text1" w:themeTint="A6"/>
          <w:w w:val="105"/>
          <w:kern w:val="28"/>
          <w:sz w:val="22"/>
          <w:szCs w:val="22"/>
          <w:lang w:val="en-GB"/>
        </w:rPr>
        <w:pPrChange w:id="10" w:author="Sergio Castellanos Arciniega" w:date="2021-06-23T10:18:00Z">
          <w:pPr>
            <w:pStyle w:val="NormalWeb"/>
            <w:numPr>
              <w:numId w:val="1"/>
            </w:numPr>
            <w:tabs>
              <w:tab w:val="num" w:pos="720"/>
            </w:tabs>
            <w:spacing w:after="0" w:line="360" w:lineRule="auto"/>
            <w:ind w:left="720" w:hanging="360"/>
            <w:textAlignment w:val="baseline"/>
          </w:pPr>
        </w:pPrChange>
      </w:pPr>
    </w:p>
    <w:p w14:paraId="3C8D5D94" w14:textId="3BFE32EE" w:rsidR="0044080A" w:rsidDel="007C04D7" w:rsidRDefault="0044080A" w:rsidP="007C04D7">
      <w:pPr>
        <w:pStyle w:val="NormalWeb"/>
        <w:numPr>
          <w:ilvl w:val="0"/>
          <w:numId w:val="38"/>
        </w:numPr>
        <w:spacing w:before="0" w:beforeAutospacing="0" w:after="0" w:afterAutospacing="0" w:line="360" w:lineRule="auto"/>
        <w:textAlignment w:val="baseline"/>
        <w:rPr>
          <w:del w:id="11" w:author="Sergio Castellanos Arciniega" w:date="2021-06-23T10:18:00Z"/>
          <w:rFonts w:ascii="Mark Pro" w:eastAsia="思源黑体" w:hAnsi="Mark Pro" w:cs="Arial"/>
          <w:color w:val="595959" w:themeColor="text1" w:themeTint="A6"/>
          <w:w w:val="105"/>
          <w:kern w:val="28"/>
          <w:sz w:val="22"/>
          <w:szCs w:val="22"/>
          <w:lang w:val="en-GB"/>
        </w:rPr>
      </w:pPr>
      <w:r w:rsidRPr="007C04D7">
        <w:rPr>
          <w:rFonts w:ascii="Mark Pro" w:eastAsia="思源黑体" w:hAnsi="Mark Pro" w:cs="Arial"/>
          <w:color w:val="595959" w:themeColor="text1" w:themeTint="A6"/>
          <w:w w:val="105"/>
          <w:kern w:val="28"/>
          <w:sz w:val="22"/>
          <w:szCs w:val="22"/>
          <w:lang w:val="en-GB"/>
          <w:rPrChange w:id="12" w:author="Sergio Castellanos Arciniega" w:date="2021-06-23T10:18:00Z">
            <w:rPr>
              <w:rFonts w:ascii="Mark Pro" w:eastAsia="思源黑体" w:hAnsi="Mark Pro" w:cs="Arial"/>
              <w:color w:val="595959" w:themeColor="text1" w:themeTint="A6"/>
              <w:w w:val="105"/>
              <w:kern w:val="28"/>
              <w:sz w:val="22"/>
              <w:szCs w:val="22"/>
              <w:lang w:val="en-GB"/>
            </w:rPr>
          </w:rPrChange>
        </w:rPr>
        <w:t>Combine speech recognition with variables for dialogs</w:t>
      </w:r>
    </w:p>
    <w:p w14:paraId="21F4A29D" w14:textId="77777777" w:rsidR="007C04D7" w:rsidRPr="007C04D7" w:rsidRDefault="007C04D7" w:rsidP="007C04D7">
      <w:pPr>
        <w:pStyle w:val="NormalWeb"/>
        <w:numPr>
          <w:ilvl w:val="0"/>
          <w:numId w:val="38"/>
        </w:numPr>
        <w:spacing w:before="0" w:beforeAutospacing="0" w:after="0" w:afterAutospacing="0" w:line="360" w:lineRule="auto"/>
        <w:textAlignment w:val="baseline"/>
        <w:rPr>
          <w:ins w:id="13" w:author="Sergio Castellanos Arciniega" w:date="2021-06-23T10:18:00Z"/>
          <w:rFonts w:ascii="Mark Pro" w:eastAsia="思源黑体" w:hAnsi="Mark Pro" w:cs="Arial"/>
          <w:color w:val="595959" w:themeColor="text1" w:themeTint="A6"/>
          <w:w w:val="105"/>
          <w:kern w:val="28"/>
          <w:sz w:val="22"/>
          <w:szCs w:val="22"/>
          <w:lang w:val="en-GB"/>
          <w:rPrChange w:id="14" w:author="Sergio Castellanos Arciniega" w:date="2021-06-23T10:18:00Z">
            <w:rPr>
              <w:ins w:id="15" w:author="Sergio Castellanos Arciniega" w:date="2021-06-23T10:18:00Z"/>
              <w:rFonts w:ascii="Mark Pro" w:eastAsia="思源黑体" w:hAnsi="Mark Pro" w:cs="Arial"/>
              <w:color w:val="595959" w:themeColor="text1" w:themeTint="A6"/>
              <w:w w:val="105"/>
              <w:kern w:val="28"/>
              <w:sz w:val="22"/>
              <w:szCs w:val="22"/>
              <w:lang w:val="en-GB"/>
            </w:rPr>
          </w:rPrChange>
        </w:rPr>
        <w:pPrChange w:id="16" w:author="Sergio Castellanos Arciniega" w:date="2021-06-23T10:18:00Z">
          <w:pPr>
            <w:pStyle w:val="NormalWeb"/>
            <w:numPr>
              <w:numId w:val="1"/>
            </w:numPr>
            <w:tabs>
              <w:tab w:val="num" w:pos="720"/>
            </w:tabs>
            <w:spacing w:after="0" w:line="360" w:lineRule="auto"/>
            <w:ind w:left="720" w:hanging="360"/>
            <w:textAlignment w:val="baseline"/>
          </w:pPr>
        </w:pPrChange>
      </w:pPr>
    </w:p>
    <w:p w14:paraId="164BDDCB" w14:textId="33B5658B" w:rsidR="0044080A" w:rsidDel="007C04D7" w:rsidRDefault="0044080A" w:rsidP="007C04D7">
      <w:pPr>
        <w:pStyle w:val="NormalWeb"/>
        <w:numPr>
          <w:ilvl w:val="0"/>
          <w:numId w:val="38"/>
        </w:numPr>
        <w:spacing w:before="0" w:beforeAutospacing="0" w:after="0" w:afterAutospacing="0" w:line="360" w:lineRule="auto"/>
        <w:textAlignment w:val="baseline"/>
        <w:rPr>
          <w:del w:id="17" w:author="Sergio Castellanos Arciniega" w:date="2021-06-23T10:19:00Z"/>
          <w:rFonts w:ascii="Mark Pro" w:eastAsia="思源黑体" w:hAnsi="Mark Pro" w:cs="Arial"/>
          <w:color w:val="595959" w:themeColor="text1" w:themeTint="A6"/>
          <w:w w:val="105"/>
          <w:kern w:val="28"/>
          <w:sz w:val="22"/>
          <w:szCs w:val="22"/>
          <w:lang w:val="en-GB"/>
        </w:rPr>
      </w:pPr>
      <w:r w:rsidRPr="007C04D7">
        <w:rPr>
          <w:rFonts w:ascii="Mark Pro" w:eastAsia="思源黑体" w:hAnsi="Mark Pro" w:cs="Arial"/>
          <w:color w:val="595959" w:themeColor="text1" w:themeTint="A6"/>
          <w:w w:val="105"/>
          <w:kern w:val="28"/>
          <w:sz w:val="22"/>
          <w:szCs w:val="22"/>
          <w:lang w:val="en-GB"/>
          <w:rPrChange w:id="18" w:author="Sergio Castellanos Arciniega" w:date="2021-06-23T10:18:00Z">
            <w:rPr>
              <w:rFonts w:ascii="Mark Pro" w:eastAsia="思源黑体" w:hAnsi="Mark Pro" w:cs="Arial"/>
              <w:color w:val="595959" w:themeColor="text1" w:themeTint="A6"/>
              <w:w w:val="105"/>
              <w:kern w:val="28"/>
              <w:sz w:val="22"/>
              <w:szCs w:val="22"/>
              <w:lang w:val="en-GB"/>
            </w:rPr>
          </w:rPrChange>
        </w:rPr>
        <w:t>Send messages via cloud messaging</w:t>
      </w:r>
    </w:p>
    <w:p w14:paraId="5105469C" w14:textId="77777777" w:rsidR="007C04D7" w:rsidRPr="007C04D7" w:rsidRDefault="007C04D7" w:rsidP="007C04D7">
      <w:pPr>
        <w:pStyle w:val="NormalWeb"/>
        <w:numPr>
          <w:ilvl w:val="0"/>
          <w:numId w:val="38"/>
        </w:numPr>
        <w:spacing w:before="0" w:beforeAutospacing="0" w:after="0" w:afterAutospacing="0" w:line="360" w:lineRule="auto"/>
        <w:textAlignment w:val="baseline"/>
        <w:rPr>
          <w:ins w:id="19" w:author="Sergio Castellanos Arciniega" w:date="2021-06-23T10:19:00Z"/>
          <w:rFonts w:ascii="Mark Pro" w:eastAsia="思源黑体" w:hAnsi="Mark Pro" w:cs="Arial"/>
          <w:color w:val="595959" w:themeColor="text1" w:themeTint="A6"/>
          <w:w w:val="105"/>
          <w:kern w:val="28"/>
          <w:sz w:val="22"/>
          <w:szCs w:val="22"/>
          <w:lang w:val="en-GB"/>
          <w:rPrChange w:id="20" w:author="Sergio Castellanos Arciniega" w:date="2021-06-23T10:18:00Z">
            <w:rPr>
              <w:ins w:id="21" w:author="Sergio Castellanos Arciniega" w:date="2021-06-23T10:19:00Z"/>
              <w:rFonts w:ascii="Mark Pro" w:eastAsia="思源黑体" w:hAnsi="Mark Pro" w:cs="Arial"/>
              <w:color w:val="595959" w:themeColor="text1" w:themeTint="A6"/>
              <w:w w:val="105"/>
              <w:kern w:val="28"/>
              <w:sz w:val="22"/>
              <w:szCs w:val="22"/>
              <w:lang w:val="en-GB"/>
            </w:rPr>
          </w:rPrChange>
        </w:rPr>
        <w:pPrChange w:id="22" w:author="Sergio Castellanos Arciniega" w:date="2021-06-23T10:18:00Z">
          <w:pPr>
            <w:pStyle w:val="NormalWeb"/>
            <w:numPr>
              <w:numId w:val="1"/>
            </w:numPr>
            <w:tabs>
              <w:tab w:val="num" w:pos="720"/>
            </w:tabs>
            <w:spacing w:after="0" w:line="360" w:lineRule="auto"/>
            <w:ind w:left="720" w:hanging="360"/>
            <w:textAlignment w:val="baseline"/>
          </w:pPr>
        </w:pPrChange>
      </w:pPr>
    </w:p>
    <w:p w14:paraId="08F31D43" w14:textId="0E6C2091" w:rsidR="00D56990" w:rsidRPr="007C04D7" w:rsidDel="007C04D7" w:rsidRDefault="007C04D7" w:rsidP="007C04D7">
      <w:pPr>
        <w:pStyle w:val="NormalWeb"/>
        <w:numPr>
          <w:ilvl w:val="0"/>
          <w:numId w:val="38"/>
        </w:numPr>
        <w:spacing w:before="0" w:beforeAutospacing="0" w:after="0" w:afterAutospacing="0" w:line="360" w:lineRule="auto"/>
        <w:textAlignment w:val="baseline"/>
        <w:rPr>
          <w:del w:id="23" w:author="Sergio Castellanos Arciniega" w:date="2021-06-23T10:17:00Z"/>
          <w:rFonts w:ascii="Mark Pro" w:eastAsia="思源黑体" w:hAnsi="Mark Pro" w:cs="Arial"/>
          <w:color w:val="595959" w:themeColor="text1" w:themeTint="A6"/>
          <w:w w:val="105"/>
          <w:kern w:val="28"/>
          <w:sz w:val="22"/>
          <w:szCs w:val="22"/>
          <w:lang w:val="en-GB"/>
          <w:rPrChange w:id="24" w:author="Sergio Castellanos Arciniega" w:date="2021-06-23T10:19:00Z">
            <w:rPr>
              <w:del w:id="25" w:author="Sergio Castellanos Arciniega" w:date="2021-06-23T10:17:00Z"/>
              <w:rFonts w:ascii="Mark Pro" w:eastAsia="思源黑体" w:hAnsi="Mark Pro" w:cs="Arial"/>
              <w:color w:val="595959" w:themeColor="text1" w:themeTint="A6"/>
              <w:w w:val="105"/>
              <w:kern w:val="28"/>
              <w:sz w:val="22"/>
              <w:szCs w:val="22"/>
              <w:lang w:val="en-GB"/>
            </w:rPr>
          </w:rPrChange>
        </w:rPr>
        <w:pPrChange w:id="26" w:author="Sergio Castellanos Arciniega" w:date="2021-06-23T10:19:00Z">
          <w:pPr>
            <w:pStyle w:val="NormalWeb"/>
            <w:numPr>
              <w:numId w:val="1"/>
            </w:numPr>
            <w:tabs>
              <w:tab w:val="num" w:pos="720"/>
            </w:tabs>
            <w:spacing w:before="0" w:beforeAutospacing="0" w:after="0" w:afterAutospacing="0" w:line="360" w:lineRule="auto"/>
            <w:ind w:left="720" w:hanging="360"/>
            <w:textAlignment w:val="baseline"/>
          </w:pPr>
        </w:pPrChange>
      </w:pPr>
      <w:ins w:id="27" w:author="Sergio Castellanos Arciniega" w:date="2021-06-23T10:19:00Z">
        <w:r>
          <w:rPr>
            <w:rFonts w:ascii="Mark Pro" w:eastAsia="思源黑体" w:hAnsi="Mark Pro" w:cs="Arial"/>
            <w:color w:val="595959" w:themeColor="text1" w:themeTint="A6"/>
            <w:w w:val="105"/>
            <w:kern w:val="28"/>
            <w:sz w:val="22"/>
            <w:szCs w:val="22"/>
            <w:lang w:val="en-GB"/>
          </w:rPr>
          <w:t>U</w:t>
        </w:r>
      </w:ins>
      <w:del w:id="28" w:author="Sergio Castellanos Arciniega" w:date="2021-06-23T10:19:00Z">
        <w:r w:rsidR="0044080A" w:rsidRPr="007C04D7" w:rsidDel="007C04D7">
          <w:rPr>
            <w:rFonts w:ascii="Mark Pro" w:eastAsia="思源黑体" w:hAnsi="Mark Pro" w:cs="Arial"/>
            <w:color w:val="595959" w:themeColor="text1" w:themeTint="A6"/>
            <w:w w:val="105"/>
            <w:kern w:val="28"/>
            <w:sz w:val="22"/>
            <w:szCs w:val="22"/>
            <w:lang w:val="en-GB"/>
            <w:rPrChange w:id="29" w:author="Sergio Castellanos Arciniega" w:date="2021-06-23T10:19:00Z">
              <w:rPr>
                <w:rFonts w:ascii="Mark Pro" w:eastAsia="思源黑体" w:hAnsi="Mark Pro" w:cs="Arial"/>
                <w:color w:val="595959" w:themeColor="text1" w:themeTint="A6"/>
                <w:w w:val="105"/>
                <w:kern w:val="28"/>
                <w:sz w:val="22"/>
                <w:szCs w:val="22"/>
                <w:lang w:val="en-GB"/>
              </w:rPr>
            </w:rPrChange>
          </w:rPr>
          <w:delText>u</w:delText>
        </w:r>
      </w:del>
      <w:r w:rsidR="0044080A" w:rsidRPr="007C04D7">
        <w:rPr>
          <w:rFonts w:ascii="Mark Pro" w:eastAsia="思源黑体" w:hAnsi="Mark Pro" w:cs="Arial"/>
          <w:color w:val="595959" w:themeColor="text1" w:themeTint="A6"/>
          <w:w w:val="105"/>
          <w:kern w:val="28"/>
          <w:sz w:val="22"/>
          <w:szCs w:val="22"/>
          <w:lang w:val="en-GB"/>
          <w:rPrChange w:id="30" w:author="Sergio Castellanos Arciniega" w:date="2021-06-23T10:19:00Z">
            <w:rPr>
              <w:rFonts w:ascii="Mark Pro" w:eastAsia="思源黑体" w:hAnsi="Mark Pro" w:cs="Arial"/>
              <w:color w:val="595959" w:themeColor="text1" w:themeTint="A6"/>
              <w:w w:val="105"/>
              <w:kern w:val="28"/>
              <w:sz w:val="22"/>
              <w:szCs w:val="22"/>
              <w:lang w:val="en-GB"/>
            </w:rPr>
          </w:rPrChange>
        </w:rPr>
        <w:t>se Boolean statements with sensor data</w:t>
      </w:r>
      <w:ins w:id="31" w:author="Sergio Castellanos Arciniega" w:date="2021-06-23T10:18:00Z">
        <w:r w:rsidRPr="007C04D7">
          <w:rPr>
            <w:rFonts w:ascii="Mark Pro" w:eastAsia="思源黑体" w:hAnsi="Mark Pro" w:cs="Arial"/>
            <w:color w:val="595959" w:themeColor="text1" w:themeTint="A6"/>
            <w:w w:val="105"/>
            <w:kern w:val="28"/>
            <w:sz w:val="22"/>
            <w:szCs w:val="22"/>
            <w:lang w:val="en-GB"/>
            <w:rPrChange w:id="32" w:author="Sergio Castellanos Arciniega" w:date="2021-06-23T10:19:00Z">
              <w:rPr>
                <w:rFonts w:ascii="Mark Pro" w:eastAsia="思源黑体" w:hAnsi="Mark Pro" w:cs="Arial"/>
                <w:color w:val="595959" w:themeColor="text1" w:themeTint="A6"/>
                <w:w w:val="105"/>
                <w:kern w:val="28"/>
                <w:sz w:val="22"/>
                <w:szCs w:val="22"/>
                <w:lang w:val="en-GB"/>
              </w:rPr>
            </w:rPrChange>
          </w:rPr>
          <w:t xml:space="preserve"> </w:t>
        </w:r>
      </w:ins>
    </w:p>
    <w:p w14:paraId="394EA4C0" w14:textId="77777777" w:rsidR="0044080A" w:rsidRPr="007C04D7" w:rsidRDefault="0044080A" w:rsidP="007C04D7">
      <w:pPr>
        <w:pStyle w:val="NormalWeb"/>
        <w:numPr>
          <w:ilvl w:val="0"/>
          <w:numId w:val="38"/>
        </w:numPr>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lang w:val="en-GB"/>
          <w:rPrChange w:id="33" w:author="Sergio Castellanos Arciniega" w:date="2021-06-23T10:18:00Z">
            <w:rPr>
              <w:rFonts w:ascii="Mark Pro" w:eastAsia="思源黑体" w:hAnsi="Mark Pro" w:cs="Arial"/>
              <w:color w:val="595959" w:themeColor="text1" w:themeTint="A6"/>
              <w:w w:val="105"/>
              <w:kern w:val="28"/>
              <w:sz w:val="22"/>
              <w:szCs w:val="22"/>
              <w:lang w:val="en-GB"/>
            </w:rPr>
          </w:rPrChange>
        </w:rPr>
        <w:pPrChange w:id="34" w:author="Sergio Castellanos Arciniega" w:date="2021-06-23T10:19:00Z">
          <w:pPr>
            <w:pStyle w:val="NormalWeb"/>
            <w:spacing w:before="0" w:beforeAutospacing="0" w:after="0" w:afterAutospacing="0" w:line="360" w:lineRule="auto"/>
            <w:textAlignment w:val="baseline"/>
          </w:pPr>
        </w:pPrChange>
      </w:pPr>
    </w:p>
    <w:p w14:paraId="1A76086D" w14:textId="6A5421D6" w:rsidR="005415A4" w:rsidRPr="00297C71" w:rsidRDefault="005415A4" w:rsidP="007C04D7">
      <w:pPr>
        <w:spacing w:before="240" w:after="0" w:line="360" w:lineRule="auto"/>
        <w:textAlignment w:val="baseline"/>
        <w:rPr>
          <w:rFonts w:ascii="Mark Pro" w:eastAsia="Mark Pro" w:hAnsi="Mark Pro" w:cs="Mark Pro"/>
          <w:color w:val="595959" w:themeColor="text1" w:themeTint="A6"/>
          <w:w w:val="105"/>
          <w:kern w:val="28"/>
          <w:sz w:val="28"/>
          <w:szCs w:val="28"/>
          <w:lang w:val="en-GB"/>
        </w:rPr>
        <w:pPrChange w:id="35" w:author="Sergio Castellanos Arciniega" w:date="2021-06-23T10:19:00Z">
          <w:pPr>
            <w:spacing w:line="360" w:lineRule="auto"/>
            <w:textAlignment w:val="baseline"/>
          </w:pPr>
        </w:pPrChange>
      </w:pPr>
      <w:r w:rsidRPr="00297C71">
        <w:rPr>
          <w:noProof/>
          <w:lang w:val="en-GB"/>
        </w:rPr>
        <w:drawing>
          <wp:inline distT="0" distB="0" distL="0" distR="0" wp14:anchorId="3F93F7E6" wp14:editId="0E0428A2">
            <wp:extent cx="171450" cy="171450"/>
            <wp:effectExtent l="0" t="0" r="0" b="0"/>
            <wp:docPr id="1441396272" name="Picture 144139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297C71">
        <w:rPr>
          <w:rFonts w:ascii="Mark Pro" w:eastAsia="Mark Pro" w:hAnsi="Mark Pro" w:cs="Mark Pro"/>
          <w:b/>
          <w:bCs/>
          <w:color w:val="FCC800"/>
          <w:sz w:val="28"/>
          <w:szCs w:val="28"/>
          <w:lang w:val="en-GB"/>
        </w:rPr>
        <w:t xml:space="preserve"> Overview</w:t>
      </w:r>
    </w:p>
    <w:p w14:paraId="6B639B25" w14:textId="7DC97A12" w:rsidR="0044080A" w:rsidRPr="00297C71" w:rsidRDefault="0044080A" w:rsidP="007C04D7">
      <w:pPr>
        <w:pStyle w:val="NormalWeb"/>
        <w:spacing w:after="0" w:line="360" w:lineRule="auto"/>
        <w:textAlignment w:val="baseline"/>
        <w:rPr>
          <w:rFonts w:ascii="Mark Pro" w:eastAsia="思源黑体" w:hAnsi="Mark Pro" w:cs="Arial"/>
          <w:color w:val="595959" w:themeColor="text1" w:themeTint="A6"/>
          <w:w w:val="105"/>
          <w:kern w:val="28"/>
          <w:sz w:val="22"/>
          <w:szCs w:val="22"/>
          <w:lang w:val="en-GB"/>
        </w:rPr>
        <w:pPrChange w:id="36" w:author="Sergio Castellanos Arciniega" w:date="2021-06-23T10:12:00Z">
          <w:pPr>
            <w:pStyle w:val="NormalWeb"/>
            <w:spacing w:after="0" w:line="360" w:lineRule="auto"/>
            <w:textAlignment w:val="baseline"/>
          </w:pPr>
        </w:pPrChange>
      </w:pPr>
      <w:r w:rsidRPr="00297C71">
        <w:rPr>
          <w:rFonts w:ascii="Mark Pro" w:eastAsia="思源黑体" w:hAnsi="Mark Pro" w:cs="Arial"/>
          <w:color w:val="595959" w:themeColor="text1" w:themeTint="A6"/>
          <w:w w:val="105"/>
          <w:kern w:val="28"/>
          <w:sz w:val="22"/>
          <w:szCs w:val="22"/>
          <w:lang w:val="en-GB"/>
        </w:rPr>
        <w:t xml:space="preserve">Speech recognition is the technology that converts the spoken word (but also entire sentences) back into text. It is a quite computational task to recognize even a single word just by the variation in frequency. And to be of practical use, speech recognition should work independently from an individual voice: </w:t>
      </w:r>
      <w:r w:rsidR="5CA7D1FD" w:rsidRPr="00297C71">
        <w:rPr>
          <w:rFonts w:ascii="Mark Pro" w:eastAsia="思源黑体" w:hAnsi="Mark Pro" w:cs="Arial"/>
          <w:color w:val="595959" w:themeColor="text1" w:themeTint="A6"/>
          <w:w w:val="105"/>
          <w:kern w:val="28"/>
          <w:sz w:val="22"/>
          <w:szCs w:val="22"/>
          <w:lang w:val="en-GB"/>
        </w:rPr>
        <w:t>h</w:t>
      </w:r>
      <w:r w:rsidRPr="00297C71">
        <w:rPr>
          <w:rFonts w:ascii="Mark Pro" w:eastAsia="思源黑体" w:hAnsi="Mark Pro" w:cs="Arial"/>
          <w:color w:val="595959" w:themeColor="text1" w:themeTint="A6"/>
          <w:w w:val="105"/>
          <w:kern w:val="28"/>
          <w:sz w:val="22"/>
          <w:szCs w:val="22"/>
          <w:lang w:val="en-GB"/>
        </w:rPr>
        <w:t xml:space="preserve">aving a high or low voice, slow or fast speaking should not make any difference. </w:t>
      </w:r>
      <w:r w:rsidR="00132AC2" w:rsidRPr="00297C71">
        <w:rPr>
          <w:rFonts w:ascii="Mark Pro" w:eastAsia="思源黑体" w:hAnsi="Mark Pro" w:cs="Arial"/>
          <w:color w:val="595959" w:themeColor="text1" w:themeTint="A6"/>
          <w:w w:val="105"/>
          <w:kern w:val="28"/>
          <w:sz w:val="22"/>
          <w:szCs w:val="22"/>
          <w:lang w:val="en-GB"/>
        </w:rPr>
        <w:t>S</w:t>
      </w:r>
      <w:r w:rsidRPr="00297C71">
        <w:rPr>
          <w:rFonts w:ascii="Mark Pro" w:eastAsia="思源黑体" w:hAnsi="Mark Pro" w:cs="Arial"/>
          <w:color w:val="595959" w:themeColor="text1" w:themeTint="A6"/>
          <w:w w:val="105"/>
          <w:kern w:val="28"/>
          <w:sz w:val="22"/>
          <w:szCs w:val="22"/>
          <w:lang w:val="en-GB"/>
        </w:rPr>
        <w:t xml:space="preserve">peech recognition is </w:t>
      </w:r>
      <w:r w:rsidR="00132AC2" w:rsidRPr="00297C71">
        <w:rPr>
          <w:rFonts w:ascii="Mark Pro" w:eastAsia="思源黑体" w:hAnsi="Mark Pro" w:cs="Arial"/>
          <w:color w:val="595959" w:themeColor="text1" w:themeTint="A6"/>
          <w:w w:val="105"/>
          <w:kern w:val="28"/>
          <w:sz w:val="22"/>
          <w:szCs w:val="22"/>
          <w:lang w:val="en-GB"/>
        </w:rPr>
        <w:t xml:space="preserve">a </w:t>
      </w:r>
      <w:r w:rsidRPr="00297C71">
        <w:rPr>
          <w:rFonts w:ascii="Mark Pro" w:eastAsia="思源黑体" w:hAnsi="Mark Pro" w:cs="Arial"/>
          <w:color w:val="595959" w:themeColor="text1" w:themeTint="A6"/>
          <w:w w:val="105"/>
          <w:kern w:val="28"/>
          <w:sz w:val="22"/>
          <w:szCs w:val="22"/>
          <w:lang w:val="en-GB"/>
        </w:rPr>
        <w:t>part of user interaction in consumer electronics (like smartphones, TVs, smart home)</w:t>
      </w:r>
      <w:r w:rsidR="00132AC2" w:rsidRPr="00297C71">
        <w:rPr>
          <w:rFonts w:ascii="Mark Pro" w:eastAsia="思源黑体" w:hAnsi="Mark Pro" w:cs="Arial"/>
          <w:color w:val="595959" w:themeColor="text1" w:themeTint="A6"/>
          <w:w w:val="105"/>
          <w:kern w:val="28"/>
          <w:sz w:val="22"/>
          <w:szCs w:val="22"/>
          <w:lang w:val="en-GB"/>
        </w:rPr>
        <w:t xml:space="preserve">, but also for </w:t>
      </w:r>
      <w:r w:rsidR="00DD438A" w:rsidRPr="00297C71">
        <w:rPr>
          <w:rFonts w:ascii="Mark Pro" w:eastAsia="思源黑体" w:hAnsi="Mark Pro" w:cs="Arial"/>
          <w:color w:val="595959" w:themeColor="text1" w:themeTint="A6"/>
          <w:w w:val="105"/>
          <w:kern w:val="28"/>
          <w:sz w:val="22"/>
          <w:szCs w:val="22"/>
          <w:lang w:val="en-GB"/>
        </w:rPr>
        <w:t>assistive systems.</w:t>
      </w:r>
      <w:ins w:id="37" w:author="Sergio Castellanos Arciniega" w:date="2021-06-23T10:10:00Z">
        <w:r w:rsidR="00A3239D">
          <w:rPr>
            <w:rFonts w:ascii="Mark Pro" w:eastAsia="思源黑体" w:hAnsi="Mark Pro" w:cs="Arial"/>
            <w:color w:val="595959" w:themeColor="text1" w:themeTint="A6"/>
            <w:w w:val="105"/>
            <w:kern w:val="28"/>
            <w:sz w:val="22"/>
            <w:szCs w:val="22"/>
            <w:lang w:val="en-GB"/>
          </w:rPr>
          <w:t xml:space="preserve"> </w:t>
        </w:r>
      </w:ins>
      <w:del w:id="38" w:author="Sergio Castellanos Arciniega" w:date="2021-06-23T10:10:00Z">
        <w:r w:rsidR="00DD438A" w:rsidRPr="00297C71" w:rsidDel="00A3239D">
          <w:rPr>
            <w:rFonts w:ascii="Mark Pro" w:eastAsia="思源黑体" w:hAnsi="Mark Pro" w:cs="Arial"/>
            <w:color w:val="595959" w:themeColor="text1" w:themeTint="A6"/>
            <w:w w:val="105"/>
            <w:kern w:val="28"/>
            <w:sz w:val="22"/>
            <w:szCs w:val="22"/>
            <w:lang w:val="en-GB"/>
          </w:rPr>
          <w:br/>
        </w:r>
      </w:del>
      <w:r w:rsidRPr="00297C71">
        <w:rPr>
          <w:rFonts w:ascii="Mark Pro" w:eastAsia="思源黑体" w:hAnsi="Mark Pro" w:cs="Arial"/>
          <w:color w:val="595959" w:themeColor="text1" w:themeTint="A6"/>
          <w:w w:val="105"/>
          <w:kern w:val="28"/>
          <w:sz w:val="22"/>
          <w:szCs w:val="22"/>
          <w:lang w:val="en-GB"/>
        </w:rPr>
        <w:t>In this activity, you will program a short dialog with the mBot2 acting as a service robot. You can extend this task later to simulate a user dialog for other tasks as well.</w:t>
      </w:r>
    </w:p>
    <w:p w14:paraId="28C7595F" w14:textId="3A2B12F0" w:rsidR="005415A4" w:rsidRPr="00297C71" w:rsidRDefault="005415A4" w:rsidP="005415A4">
      <w:pPr>
        <w:pStyle w:val="NormalWeb"/>
        <w:spacing w:before="0" w:beforeAutospacing="0" w:after="160" w:afterAutospacing="0" w:line="360" w:lineRule="auto"/>
        <w:textAlignment w:val="baseline"/>
        <w:rPr>
          <w:rFonts w:ascii="Mark Pro" w:eastAsia="思源黑体" w:hAnsi="Mark Pro" w:cs="Arial"/>
          <w:b/>
          <w:color w:val="1EB9EE"/>
          <w:kern w:val="28"/>
          <w:sz w:val="28"/>
          <w:szCs w:val="28"/>
          <w:lang w:val="en-GB"/>
        </w:rPr>
      </w:pPr>
      <w:r w:rsidRPr="00297C71">
        <w:rPr>
          <w:rFonts w:ascii="Mark Pro" w:eastAsia="思源黑体" w:hAnsi="Mark Pro" w:cs="Arial"/>
          <w:b/>
          <w:noProof/>
          <w:color w:val="1EB9EE"/>
          <w:kern w:val="28"/>
          <w:sz w:val="28"/>
          <w:szCs w:val="28"/>
          <w:lang w:val="en-GB"/>
        </w:rPr>
        <w:drawing>
          <wp:inline distT="0" distB="0" distL="0" distR="0" wp14:anchorId="70F48637" wp14:editId="6FCDF1A6">
            <wp:extent cx="180000" cy="168923"/>
            <wp:effectExtent l="0" t="0" r="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资源 3@4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00" cy="168923"/>
                    </a:xfrm>
                    <a:prstGeom prst="rect">
                      <a:avLst/>
                    </a:prstGeom>
                  </pic:spPr>
                </pic:pic>
              </a:graphicData>
            </a:graphic>
          </wp:inline>
        </w:drawing>
      </w:r>
      <w:r w:rsidRPr="00297C71">
        <w:rPr>
          <w:rFonts w:ascii="Mark Pro" w:eastAsia="思源黑体" w:hAnsi="Mark Pro" w:cs="Arial"/>
          <w:b/>
          <w:bCs/>
          <w:color w:val="1EB9EE"/>
          <w:kern w:val="28"/>
          <w:sz w:val="28"/>
          <w:szCs w:val="28"/>
          <w:lang w:val="en-GB"/>
        </w:rPr>
        <w:t xml:space="preserve"> </w:t>
      </w:r>
      <w:r w:rsidRPr="00297C71">
        <w:rPr>
          <w:rFonts w:ascii="Mark Pro" w:eastAsia="思源黑体" w:hAnsi="Mark Pro" w:cs="Arial"/>
          <w:b/>
          <w:bCs/>
          <w:color w:val="1EB9EE"/>
          <w:sz w:val="28"/>
          <w:szCs w:val="28"/>
          <w:lang w:val="en-GB"/>
        </w:rPr>
        <w:t>Focus</w:t>
      </w:r>
    </w:p>
    <w:p w14:paraId="346253C1" w14:textId="77777777" w:rsidR="0044080A" w:rsidRPr="00297C71" w:rsidRDefault="0044080A" w:rsidP="007C04D7">
      <w:pPr>
        <w:pStyle w:val="NormalWeb"/>
        <w:spacing w:after="0" w:afterAutospacing="0" w:line="360" w:lineRule="auto"/>
        <w:textAlignment w:val="baseline"/>
        <w:rPr>
          <w:rFonts w:ascii="Mark Pro" w:eastAsia="思源黑体" w:hAnsi="Mark Pro" w:cs="Arial"/>
          <w:i/>
          <w:iCs/>
          <w:color w:val="595959" w:themeColor="text1" w:themeTint="A6"/>
          <w:w w:val="105"/>
          <w:kern w:val="28"/>
          <w:sz w:val="22"/>
          <w:szCs w:val="22"/>
          <w:lang w:val="en-GB"/>
        </w:rPr>
        <w:pPrChange w:id="39" w:author="Sergio Castellanos Arciniega" w:date="2021-06-23T10:20:00Z">
          <w:pPr>
            <w:pStyle w:val="NormalWeb"/>
            <w:spacing w:line="360" w:lineRule="auto"/>
            <w:textAlignment w:val="baseline"/>
          </w:pPr>
        </w:pPrChange>
      </w:pPr>
      <w:r w:rsidRPr="00297C71">
        <w:rPr>
          <w:rFonts w:ascii="Mark Pro" w:eastAsia="思源黑体" w:hAnsi="Mark Pro" w:cs="Arial"/>
          <w:i/>
          <w:iCs/>
          <w:color w:val="595959" w:themeColor="text1" w:themeTint="A6"/>
          <w:w w:val="105"/>
          <w:kern w:val="28"/>
          <w:sz w:val="22"/>
          <w:szCs w:val="22"/>
          <w:lang w:val="en-GB"/>
        </w:rPr>
        <w:t>By the end of this lesson, students will know:</w:t>
      </w:r>
    </w:p>
    <w:p w14:paraId="3B33D87F" w14:textId="2C3F9648" w:rsidR="0044080A" w:rsidRPr="00297C71" w:rsidRDefault="0044080A" w:rsidP="007C04D7">
      <w:pPr>
        <w:pStyle w:val="NormalWeb"/>
        <w:numPr>
          <w:ilvl w:val="0"/>
          <w:numId w:val="12"/>
        </w:numPr>
        <w:spacing w:before="0" w:beforeAutospacing="0" w:line="360" w:lineRule="auto"/>
        <w:textAlignment w:val="baseline"/>
        <w:rPr>
          <w:rFonts w:ascii="Mark Pro" w:eastAsia="思源黑体" w:hAnsi="Mark Pro" w:cs="Arial"/>
          <w:color w:val="595959" w:themeColor="text1" w:themeTint="A6"/>
          <w:w w:val="105"/>
          <w:kern w:val="28"/>
          <w:sz w:val="22"/>
          <w:szCs w:val="22"/>
          <w:lang w:val="en-GB"/>
        </w:rPr>
        <w:pPrChange w:id="40" w:author="Sergio Castellanos Arciniega" w:date="2021-06-23T10:20:00Z">
          <w:pPr>
            <w:pStyle w:val="NormalWeb"/>
            <w:numPr>
              <w:numId w:val="12"/>
            </w:numPr>
            <w:tabs>
              <w:tab w:val="num" w:pos="720"/>
            </w:tabs>
            <w:spacing w:line="360" w:lineRule="auto"/>
            <w:ind w:left="720" w:hanging="360"/>
            <w:textAlignment w:val="baseline"/>
          </w:pPr>
        </w:pPrChange>
      </w:pPr>
      <w:r w:rsidRPr="00297C71">
        <w:rPr>
          <w:rFonts w:ascii="Mark Pro" w:eastAsia="思源黑体" w:hAnsi="Mark Pro" w:cs="Arial"/>
          <w:color w:val="595959" w:themeColor="text1" w:themeTint="A6"/>
          <w:w w:val="105"/>
          <w:kern w:val="28"/>
          <w:sz w:val="22"/>
          <w:szCs w:val="22"/>
          <w:lang w:val="en-GB"/>
        </w:rPr>
        <w:t>What speech recognition is and how to apply it</w:t>
      </w:r>
    </w:p>
    <w:p w14:paraId="4F05619E" w14:textId="4666AF53" w:rsidR="0044080A" w:rsidRPr="00297C71" w:rsidRDefault="0044080A" w:rsidP="007C04D7">
      <w:pPr>
        <w:pStyle w:val="NormalWeb"/>
        <w:numPr>
          <w:ilvl w:val="0"/>
          <w:numId w:val="12"/>
        </w:numPr>
        <w:spacing w:before="0" w:beforeAutospacing="0" w:line="360" w:lineRule="auto"/>
        <w:textAlignment w:val="baseline"/>
        <w:rPr>
          <w:rFonts w:ascii="Mark Pro" w:eastAsia="思源黑体" w:hAnsi="Mark Pro" w:cs="Arial"/>
          <w:color w:val="595959" w:themeColor="text1" w:themeTint="A6"/>
          <w:w w:val="105"/>
          <w:kern w:val="28"/>
          <w:sz w:val="22"/>
          <w:szCs w:val="22"/>
          <w:lang w:val="en-GB"/>
        </w:rPr>
        <w:pPrChange w:id="41" w:author="Sergio Castellanos Arciniega" w:date="2021-06-23T10:20:00Z">
          <w:pPr>
            <w:pStyle w:val="NormalWeb"/>
            <w:numPr>
              <w:numId w:val="12"/>
            </w:numPr>
            <w:tabs>
              <w:tab w:val="num" w:pos="720"/>
            </w:tabs>
            <w:spacing w:line="360" w:lineRule="auto"/>
            <w:ind w:left="720" w:hanging="360"/>
            <w:textAlignment w:val="baseline"/>
          </w:pPr>
        </w:pPrChange>
      </w:pPr>
      <w:r w:rsidRPr="00297C71">
        <w:rPr>
          <w:rFonts w:ascii="Mark Pro" w:eastAsia="思源黑体" w:hAnsi="Mark Pro" w:cs="Arial"/>
          <w:color w:val="595959" w:themeColor="text1" w:themeTint="A6"/>
          <w:w w:val="105"/>
          <w:kern w:val="28"/>
          <w:sz w:val="22"/>
          <w:szCs w:val="22"/>
          <w:lang w:val="en-GB"/>
        </w:rPr>
        <w:t xml:space="preserve">How to make an internet connection using </w:t>
      </w:r>
      <w:r w:rsidR="007A3094" w:rsidRPr="00297C71">
        <w:rPr>
          <w:rFonts w:ascii="Mark Pro" w:eastAsia="思源黑体" w:hAnsi="Mark Pro" w:cs="Arial"/>
          <w:color w:val="595959" w:themeColor="text1" w:themeTint="A6"/>
          <w:w w:val="105"/>
          <w:kern w:val="28"/>
          <w:sz w:val="22"/>
          <w:szCs w:val="22"/>
          <w:lang w:val="en-GB"/>
        </w:rPr>
        <w:t>WIFI</w:t>
      </w:r>
    </w:p>
    <w:p w14:paraId="1C7ED04E" w14:textId="06471304" w:rsidR="0044080A" w:rsidDel="007C04D7" w:rsidRDefault="0044080A" w:rsidP="007C04D7">
      <w:pPr>
        <w:pStyle w:val="NormalWeb"/>
        <w:numPr>
          <w:ilvl w:val="0"/>
          <w:numId w:val="12"/>
        </w:numPr>
        <w:spacing w:before="0" w:beforeAutospacing="0" w:line="360" w:lineRule="auto"/>
        <w:textAlignment w:val="baseline"/>
        <w:rPr>
          <w:del w:id="42" w:author="Sergio Castellanos Arciniega" w:date="2021-06-23T10:19:00Z"/>
          <w:rFonts w:ascii="Mark Pro" w:eastAsia="思源黑体" w:hAnsi="Mark Pro" w:cs="Arial"/>
          <w:color w:val="595959" w:themeColor="text1" w:themeTint="A6"/>
          <w:w w:val="105"/>
          <w:kern w:val="28"/>
          <w:sz w:val="22"/>
          <w:szCs w:val="22"/>
          <w:lang w:val="en-GB"/>
        </w:rPr>
        <w:pPrChange w:id="43" w:author="Sergio Castellanos Arciniega" w:date="2021-06-23T10:20:00Z">
          <w:pPr>
            <w:pStyle w:val="NormalWeb"/>
            <w:numPr>
              <w:numId w:val="12"/>
            </w:numPr>
            <w:tabs>
              <w:tab w:val="num" w:pos="720"/>
            </w:tabs>
            <w:spacing w:line="360" w:lineRule="auto"/>
            <w:ind w:left="720" w:hanging="360"/>
            <w:textAlignment w:val="baseline"/>
          </w:pPr>
        </w:pPrChange>
      </w:pPr>
      <w:r w:rsidRPr="007C04D7">
        <w:rPr>
          <w:rFonts w:ascii="Mark Pro" w:eastAsia="思源黑体" w:hAnsi="Mark Pro" w:cs="Arial"/>
          <w:color w:val="595959" w:themeColor="text1" w:themeTint="A6"/>
          <w:w w:val="105"/>
          <w:kern w:val="28"/>
          <w:sz w:val="22"/>
          <w:szCs w:val="22"/>
          <w:lang w:val="en-GB"/>
          <w:rPrChange w:id="44" w:author="Sergio Castellanos Arciniega" w:date="2021-06-23T10:19:00Z">
            <w:rPr>
              <w:rFonts w:ascii="Mark Pro" w:eastAsia="思源黑体" w:hAnsi="Mark Pro" w:cs="Arial"/>
              <w:color w:val="595959" w:themeColor="text1" w:themeTint="A6"/>
              <w:w w:val="105"/>
              <w:kern w:val="28"/>
              <w:sz w:val="22"/>
              <w:szCs w:val="22"/>
              <w:lang w:val="en-GB"/>
            </w:rPr>
          </w:rPrChange>
        </w:rPr>
        <w:t>How to use speech recognition and develop a dialog with the user</w:t>
      </w:r>
    </w:p>
    <w:p w14:paraId="5DCDEE21" w14:textId="77777777" w:rsidR="007A3094" w:rsidRPr="007C04D7" w:rsidRDefault="007A3094" w:rsidP="007C04D7">
      <w:pPr>
        <w:pStyle w:val="NormalWeb"/>
        <w:numPr>
          <w:ilvl w:val="0"/>
          <w:numId w:val="12"/>
        </w:numPr>
        <w:spacing w:before="0" w:beforeAutospacing="0" w:line="360" w:lineRule="auto"/>
        <w:textAlignment w:val="baseline"/>
        <w:rPr>
          <w:rFonts w:ascii="Mark Pro" w:eastAsia="思源黑体" w:hAnsi="Mark Pro" w:cs="Arial"/>
          <w:color w:val="595959" w:themeColor="text1" w:themeTint="A6"/>
          <w:w w:val="105"/>
          <w:kern w:val="28"/>
          <w:sz w:val="22"/>
          <w:szCs w:val="22"/>
          <w:lang w:val="en-GB"/>
          <w:rPrChange w:id="45" w:author="Sergio Castellanos Arciniega" w:date="2021-06-23T10:19:00Z">
            <w:rPr>
              <w:rFonts w:ascii="Mark Pro" w:eastAsia="思源黑体" w:hAnsi="Mark Pro" w:cs="Arial"/>
              <w:color w:val="595959" w:themeColor="text1" w:themeTint="A6"/>
              <w:w w:val="105"/>
              <w:kern w:val="28"/>
              <w:sz w:val="22"/>
              <w:szCs w:val="22"/>
              <w:lang w:val="en-GB"/>
            </w:rPr>
          </w:rPrChange>
        </w:rPr>
        <w:pPrChange w:id="46" w:author="Sergio Castellanos Arciniega" w:date="2021-06-23T10:20:00Z">
          <w:pPr>
            <w:pStyle w:val="NormalWeb"/>
            <w:spacing w:line="360" w:lineRule="auto"/>
            <w:ind w:left="720"/>
            <w:textAlignment w:val="baseline"/>
          </w:pPr>
        </w:pPrChange>
      </w:pPr>
    </w:p>
    <w:p w14:paraId="4809F503" w14:textId="56563D85" w:rsidR="0044080A" w:rsidRPr="00297C71" w:rsidRDefault="0044080A" w:rsidP="007C04D7">
      <w:pPr>
        <w:pStyle w:val="NormalWeb"/>
        <w:numPr>
          <w:ilvl w:val="0"/>
          <w:numId w:val="12"/>
        </w:numPr>
        <w:spacing w:before="0" w:beforeAutospacing="0" w:line="360" w:lineRule="auto"/>
        <w:textAlignment w:val="baseline"/>
        <w:rPr>
          <w:rFonts w:ascii="Mark Pro" w:eastAsia="思源黑体" w:hAnsi="Mark Pro" w:cs="Arial"/>
          <w:color w:val="595959" w:themeColor="text1" w:themeTint="A6"/>
          <w:w w:val="105"/>
          <w:kern w:val="28"/>
          <w:sz w:val="22"/>
          <w:szCs w:val="22"/>
          <w:lang w:val="en-GB"/>
        </w:rPr>
        <w:pPrChange w:id="47" w:author="Sergio Castellanos Arciniega" w:date="2021-06-23T10:20:00Z">
          <w:pPr>
            <w:pStyle w:val="NormalWeb"/>
            <w:numPr>
              <w:numId w:val="12"/>
            </w:numPr>
            <w:tabs>
              <w:tab w:val="num" w:pos="720"/>
            </w:tabs>
            <w:spacing w:line="360" w:lineRule="auto"/>
            <w:ind w:left="720" w:hanging="360"/>
            <w:textAlignment w:val="baseline"/>
          </w:pPr>
        </w:pPrChange>
      </w:pPr>
      <w:r w:rsidRPr="00297C71">
        <w:rPr>
          <w:rFonts w:ascii="Mark Pro" w:eastAsia="思源黑体" w:hAnsi="Mark Pro" w:cs="Arial"/>
          <w:color w:val="595959" w:themeColor="text1" w:themeTint="A6"/>
          <w:w w:val="105"/>
          <w:kern w:val="28"/>
          <w:sz w:val="22"/>
          <w:szCs w:val="22"/>
          <w:lang w:val="en-GB"/>
        </w:rPr>
        <w:t>Send messages to remote computers via cloud messaging</w:t>
      </w:r>
    </w:p>
    <w:p w14:paraId="26D57F4C" w14:textId="1BEC0BB4" w:rsidR="005415A4" w:rsidRPr="00297C71" w:rsidRDefault="0044080A" w:rsidP="007C04D7">
      <w:pPr>
        <w:pStyle w:val="NormalWeb"/>
        <w:numPr>
          <w:ilvl w:val="0"/>
          <w:numId w:val="12"/>
        </w:numPr>
        <w:spacing w:before="0" w:beforeAutospacing="0" w:after="160" w:afterAutospacing="0" w:line="360" w:lineRule="auto"/>
        <w:ind w:left="714" w:hanging="357"/>
        <w:textAlignment w:val="baseline"/>
        <w:rPr>
          <w:rFonts w:ascii="Mark Pro" w:eastAsia="思源黑体" w:hAnsi="Mark Pro" w:cs="Arial"/>
          <w:color w:val="595959" w:themeColor="text1" w:themeTint="A6"/>
          <w:w w:val="105"/>
          <w:kern w:val="28"/>
          <w:sz w:val="22"/>
          <w:szCs w:val="22"/>
          <w:lang w:val="en-GB"/>
        </w:rPr>
        <w:pPrChange w:id="48" w:author="Sergio Castellanos Arciniega" w:date="2021-06-23T10:20:00Z">
          <w:pPr>
            <w:pStyle w:val="NormalWeb"/>
            <w:numPr>
              <w:numId w:val="12"/>
            </w:numPr>
            <w:tabs>
              <w:tab w:val="num" w:pos="720"/>
            </w:tabs>
            <w:spacing w:before="0" w:beforeAutospacing="0" w:after="160" w:afterAutospacing="0" w:line="360" w:lineRule="auto"/>
            <w:ind w:left="714" w:hanging="357"/>
            <w:textAlignment w:val="baseline"/>
          </w:pPr>
        </w:pPrChange>
      </w:pPr>
      <w:r w:rsidRPr="00297C71">
        <w:rPr>
          <w:rFonts w:ascii="Mark Pro" w:eastAsia="思源黑体" w:hAnsi="Mark Pro" w:cs="Arial"/>
          <w:color w:val="595959" w:themeColor="text1" w:themeTint="A6"/>
          <w:w w:val="105"/>
          <w:kern w:val="28"/>
          <w:sz w:val="22"/>
          <w:szCs w:val="22"/>
          <w:lang w:val="en-GB"/>
        </w:rPr>
        <w:t xml:space="preserve">Use variables to describe a stage in a process (like </w:t>
      </w:r>
      <w:r w:rsidR="351F3208" w:rsidRPr="00297C71">
        <w:rPr>
          <w:rFonts w:ascii="Mark Pro" w:eastAsia="思源黑体" w:hAnsi="Mark Pro" w:cs="Arial"/>
          <w:color w:val="595959" w:themeColor="text1" w:themeTint="A6"/>
          <w:w w:val="105"/>
          <w:kern w:val="28"/>
          <w:sz w:val="22"/>
          <w:szCs w:val="22"/>
          <w:lang w:val="en-GB"/>
        </w:rPr>
        <w:t>ordering,</w:t>
      </w:r>
      <w:r w:rsidRPr="00297C71">
        <w:rPr>
          <w:rFonts w:ascii="Mark Pro" w:eastAsia="思源黑体" w:hAnsi="Mark Pro" w:cs="Arial"/>
          <w:color w:val="595959" w:themeColor="text1" w:themeTint="A6"/>
          <w:w w:val="105"/>
          <w:kern w:val="28"/>
          <w:sz w:val="22"/>
          <w:szCs w:val="22"/>
          <w:lang w:val="en-GB"/>
        </w:rPr>
        <w:t xml:space="preserve"> user interaction)</w:t>
      </w:r>
    </w:p>
    <w:p w14:paraId="67815608" w14:textId="77777777" w:rsidR="005415A4" w:rsidRPr="00297C71" w:rsidRDefault="005415A4" w:rsidP="005415A4">
      <w:pPr>
        <w:pStyle w:val="NormalWeb"/>
        <w:spacing w:before="0" w:beforeAutospacing="0" w:after="160" w:afterAutospacing="0" w:line="360" w:lineRule="auto"/>
        <w:textAlignment w:val="baseline"/>
        <w:rPr>
          <w:rFonts w:ascii="Mark Pro" w:eastAsia="思源黑体" w:hAnsi="Mark Pro" w:cs="Arial"/>
          <w:b/>
          <w:bCs/>
          <w:color w:val="FCC800"/>
          <w:sz w:val="28"/>
          <w:szCs w:val="28"/>
          <w:lang w:val="en-GB"/>
        </w:rPr>
      </w:pPr>
      <w:r w:rsidRPr="00297C71">
        <w:rPr>
          <w:noProof/>
          <w:lang w:val="en-GB"/>
        </w:rPr>
        <w:drawing>
          <wp:inline distT="0" distB="0" distL="0" distR="0" wp14:anchorId="4ABC6F4E" wp14:editId="3A06E2DF">
            <wp:extent cx="174625" cy="2057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4625" cy="205740"/>
                    </a:xfrm>
                    <a:prstGeom prst="rect">
                      <a:avLst/>
                    </a:prstGeom>
                    <a:noFill/>
                    <a:ln>
                      <a:noFill/>
                    </a:ln>
                  </pic:spPr>
                </pic:pic>
              </a:graphicData>
            </a:graphic>
          </wp:inline>
        </w:drawing>
      </w:r>
      <w:r w:rsidRPr="00297C71">
        <w:rPr>
          <w:lang w:val="en-GB"/>
        </w:rPr>
        <w:t xml:space="preserve"> </w:t>
      </w:r>
      <w:r w:rsidRPr="00297C71">
        <w:rPr>
          <w:rFonts w:ascii="Mark Pro" w:eastAsia="思源黑体" w:hAnsi="Mark Pro" w:cs="Arial"/>
          <w:b/>
          <w:bCs/>
          <w:color w:val="FCC800"/>
          <w:kern w:val="28"/>
          <w:sz w:val="28"/>
          <w:szCs w:val="28"/>
          <w:lang w:val="en-GB"/>
        </w:rPr>
        <w:t>Pre-lesson Checklist</w:t>
      </w:r>
    </w:p>
    <w:p w14:paraId="0C2F40C9" w14:textId="77777777" w:rsidR="0044080A" w:rsidRPr="00297C71" w:rsidRDefault="0044080A" w:rsidP="0044080A">
      <w:pPr>
        <w:pStyle w:val="NormalWeb"/>
        <w:spacing w:after="0" w:line="360" w:lineRule="auto"/>
        <w:textAlignment w:val="baseline"/>
        <w:rPr>
          <w:rFonts w:ascii="Mark Pro" w:eastAsia="思源黑体" w:hAnsi="Mark Pro" w:cs="Arial"/>
          <w:color w:val="595959" w:themeColor="text1" w:themeTint="A6"/>
          <w:w w:val="105"/>
          <w:kern w:val="28"/>
          <w:sz w:val="22"/>
          <w:szCs w:val="22"/>
          <w:lang w:val="en-GB"/>
        </w:rPr>
      </w:pPr>
      <w:r w:rsidRPr="00297C71">
        <w:rPr>
          <w:rFonts w:ascii="Mark Pro" w:eastAsia="思源黑体" w:hAnsi="Mark Pro" w:cs="Arial"/>
          <w:color w:val="595959" w:themeColor="text1" w:themeTint="A6"/>
          <w:w w:val="105"/>
          <w:kern w:val="28"/>
          <w:sz w:val="22"/>
          <w:szCs w:val="22"/>
          <w:lang w:val="en-GB"/>
        </w:rPr>
        <w:t>What do you need?</w:t>
      </w:r>
    </w:p>
    <w:p w14:paraId="0BD51AE4" w14:textId="62756A1D" w:rsidR="0044080A" w:rsidRPr="00297C71" w:rsidRDefault="0044080A" w:rsidP="0044080A">
      <w:pPr>
        <w:pStyle w:val="NormalWeb"/>
        <w:numPr>
          <w:ilvl w:val="0"/>
          <w:numId w:val="30"/>
        </w:numPr>
        <w:spacing w:after="0" w:line="360" w:lineRule="auto"/>
        <w:textAlignment w:val="baseline"/>
        <w:rPr>
          <w:rFonts w:ascii="Mark Pro" w:eastAsia="思源黑体" w:hAnsi="Mark Pro" w:cs="Arial"/>
          <w:color w:val="595959" w:themeColor="text1" w:themeTint="A6"/>
          <w:w w:val="105"/>
          <w:kern w:val="28"/>
          <w:sz w:val="22"/>
          <w:szCs w:val="22"/>
          <w:lang w:val="en-GB"/>
        </w:rPr>
      </w:pPr>
      <w:r w:rsidRPr="00297C71">
        <w:rPr>
          <w:rFonts w:ascii="Mark Pro" w:eastAsia="思源黑体" w:hAnsi="Mark Pro" w:cs="Arial"/>
          <w:color w:val="595959" w:themeColor="text1" w:themeTint="A6"/>
          <w:w w:val="105"/>
          <w:kern w:val="28"/>
          <w:sz w:val="22"/>
          <w:szCs w:val="22"/>
          <w:lang w:val="en-GB"/>
        </w:rPr>
        <w:t>PC or laptop (with USB output) with the mBlock software installed, the web version (also for Chromebook), or a tablet with the mBlock app installed</w:t>
      </w:r>
    </w:p>
    <w:p w14:paraId="09755554" w14:textId="007B8A37" w:rsidR="0044080A" w:rsidRPr="00297C71" w:rsidRDefault="0044080A" w:rsidP="0044080A">
      <w:pPr>
        <w:pStyle w:val="NormalWeb"/>
        <w:numPr>
          <w:ilvl w:val="0"/>
          <w:numId w:val="30"/>
        </w:numPr>
        <w:spacing w:after="0" w:line="360" w:lineRule="auto"/>
        <w:textAlignment w:val="baseline"/>
        <w:rPr>
          <w:rFonts w:ascii="Mark Pro" w:eastAsia="思源黑体" w:hAnsi="Mark Pro" w:cs="Arial"/>
          <w:color w:val="595959" w:themeColor="text1" w:themeTint="A6"/>
          <w:w w:val="105"/>
          <w:kern w:val="28"/>
          <w:sz w:val="22"/>
          <w:szCs w:val="22"/>
          <w:lang w:val="en-GB"/>
        </w:rPr>
      </w:pPr>
      <w:r w:rsidRPr="00297C71">
        <w:rPr>
          <w:rFonts w:ascii="Mark Pro" w:eastAsia="思源黑体" w:hAnsi="Mark Pro" w:cs="Arial"/>
          <w:color w:val="595959" w:themeColor="text1" w:themeTint="A6"/>
          <w:w w:val="105"/>
          <w:kern w:val="28"/>
          <w:sz w:val="22"/>
          <w:szCs w:val="22"/>
          <w:lang w:val="en-GB"/>
        </w:rPr>
        <w:t xml:space="preserve">The mBot2 with a CyberPi </w:t>
      </w:r>
    </w:p>
    <w:p w14:paraId="4E5C25C3" w14:textId="1A0239F0" w:rsidR="005415A4" w:rsidRPr="00297C71" w:rsidRDefault="0044080A" w:rsidP="0044080A">
      <w:pPr>
        <w:pStyle w:val="NormalWeb"/>
        <w:numPr>
          <w:ilvl w:val="0"/>
          <w:numId w:val="30"/>
        </w:numPr>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lang w:val="en-GB"/>
        </w:rPr>
      </w:pPr>
      <w:r w:rsidRPr="00297C71">
        <w:rPr>
          <w:rFonts w:ascii="Mark Pro" w:eastAsia="思源黑体" w:hAnsi="Mark Pro" w:cs="Arial"/>
          <w:color w:val="595959" w:themeColor="text1" w:themeTint="A6"/>
          <w:w w:val="105"/>
          <w:kern w:val="28"/>
          <w:sz w:val="22"/>
          <w:szCs w:val="22"/>
          <w:lang w:val="en-GB"/>
        </w:rPr>
        <w:t>A USB-C cable or Makeblock Bluetooth dongle</w:t>
      </w:r>
    </w:p>
    <w:p w14:paraId="30FA37DB" w14:textId="77777777" w:rsidR="004D1E5C" w:rsidRPr="00297C71" w:rsidRDefault="004D1E5C" w:rsidP="004D1E5C">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lang w:val="en-GB"/>
        </w:rPr>
      </w:pPr>
    </w:p>
    <w:p w14:paraId="6D13291C" w14:textId="417D60E0" w:rsidR="00D76C98" w:rsidRPr="00297C71" w:rsidRDefault="00A3239D" w:rsidP="00492893">
      <w:pPr>
        <w:spacing w:line="360" w:lineRule="auto"/>
        <w:rPr>
          <w:rFonts w:ascii="Mark Pro" w:eastAsia="思源黑体" w:hAnsi="Mark Pro"/>
          <w:b/>
          <w:color w:val="1EB9EE"/>
          <w:kern w:val="28"/>
          <w:sz w:val="28"/>
          <w:szCs w:val="28"/>
          <w:lang w:val="en-GB"/>
        </w:rPr>
      </w:pPr>
      <w:r>
        <w:rPr>
          <w:lang w:val="en-GB"/>
        </w:rPr>
        <w:pict w14:anchorId="059C9B1C">
          <v:shape id="_x0000_i1027" type="#_x0000_t75" style="width:15.5pt;height:15.5pt;visibility:visible" o:bullet="t">
            <v:imagedata r:id="rId21" o:title=""/>
          </v:shape>
        </w:pict>
      </w:r>
      <w:bookmarkStart w:id="49" w:name="_Hlk23869305"/>
      <w:r w:rsidR="00492893" w:rsidRPr="00297C71">
        <w:rPr>
          <w:lang w:val="en-GB"/>
        </w:rPr>
        <w:t xml:space="preserve"> </w:t>
      </w:r>
      <w:bookmarkEnd w:id="49"/>
      <w:r w:rsidR="0044080A" w:rsidRPr="00297C71">
        <w:rPr>
          <w:rFonts w:ascii="Mark Pro" w:eastAsia="思源黑体" w:hAnsi="Mark Pro"/>
          <w:b/>
          <w:bCs/>
          <w:color w:val="1EB9EE"/>
          <w:kern w:val="28"/>
          <w:sz w:val="28"/>
          <w:szCs w:val="28"/>
          <w:lang w:val="en-GB"/>
        </w:rPr>
        <w:t>Lesson Plan</w:t>
      </w:r>
    </w:p>
    <w:p w14:paraId="2C2105B4" w14:textId="323845BA" w:rsidR="0044080A" w:rsidRPr="00297C71" w:rsidRDefault="0044080A" w:rsidP="00492893">
      <w:pPr>
        <w:spacing w:line="360" w:lineRule="auto"/>
        <w:rPr>
          <w:rFonts w:ascii="Mark Pro" w:eastAsia="思源黑体" w:hAnsi="Mark Pro" w:cs="Arial"/>
          <w:bCs/>
          <w:color w:val="595959" w:themeColor="text1" w:themeTint="A6"/>
          <w:w w:val="105"/>
          <w:kern w:val="28"/>
          <w:lang w:val="en-GB"/>
        </w:rPr>
      </w:pPr>
      <w:r w:rsidRPr="00297C71">
        <w:rPr>
          <w:rFonts w:ascii="Mark Pro" w:eastAsia="思源黑体" w:hAnsi="Mark Pro" w:cs="Arial"/>
          <w:bCs/>
          <w:color w:val="595959" w:themeColor="text1" w:themeTint="A6"/>
          <w:w w:val="105"/>
          <w:kern w:val="28"/>
          <w:lang w:val="en-GB"/>
        </w:rPr>
        <w:t>This lesson consists of four steps and takes a total of 45 minutes.</w:t>
      </w:r>
    </w:p>
    <w:tbl>
      <w:tblPr>
        <w:tblStyle w:val="TableGrid"/>
        <w:tblW w:w="10216" w:type="dxa"/>
        <w:jc w:val="center"/>
        <w:tblLook w:val="04A0" w:firstRow="1" w:lastRow="0" w:firstColumn="1" w:lastColumn="0" w:noHBand="0" w:noVBand="1"/>
      </w:tblPr>
      <w:tblGrid>
        <w:gridCol w:w="1888"/>
        <w:gridCol w:w="8328"/>
      </w:tblGrid>
      <w:tr w:rsidR="008F20F5" w:rsidRPr="00297C71" w14:paraId="3EE4B783" w14:textId="77777777" w:rsidTr="00492893">
        <w:trPr>
          <w:trHeight w:val="454"/>
          <w:jc w:val="center"/>
        </w:trPr>
        <w:tc>
          <w:tcPr>
            <w:tcW w:w="1888" w:type="dxa"/>
            <w:vAlign w:val="center"/>
          </w:tcPr>
          <w:p w14:paraId="131CF8F5" w14:textId="77777777" w:rsidR="00DB23A7" w:rsidRPr="00297C71" w:rsidRDefault="00896B5E" w:rsidP="00B13300">
            <w:pPr>
              <w:jc w:val="center"/>
              <w:rPr>
                <w:rFonts w:ascii="Mark Pro" w:eastAsia="思源黑体" w:hAnsi="Mark Pro"/>
                <w:b/>
                <w:color w:val="595959" w:themeColor="text1" w:themeTint="A6"/>
                <w:w w:val="105"/>
                <w:kern w:val="28"/>
                <w:lang w:val="en-GB"/>
              </w:rPr>
            </w:pPr>
            <w:r w:rsidRPr="00297C71">
              <w:rPr>
                <w:rFonts w:ascii="Mark Pro" w:eastAsia="思源黑体" w:hAnsi="Mark Pro" w:cs="Arial"/>
                <w:b/>
                <w:color w:val="595959" w:themeColor="text1" w:themeTint="A6"/>
                <w:w w:val="105"/>
                <w:kern w:val="28"/>
                <w:lang w:val="en-GB"/>
              </w:rPr>
              <w:t>Duration</w:t>
            </w:r>
          </w:p>
        </w:tc>
        <w:tc>
          <w:tcPr>
            <w:tcW w:w="8328" w:type="dxa"/>
            <w:vAlign w:val="center"/>
          </w:tcPr>
          <w:p w14:paraId="59878420" w14:textId="337EB59A" w:rsidR="00DB23A7" w:rsidRPr="00297C71" w:rsidRDefault="00DB23A7" w:rsidP="00B13300">
            <w:pPr>
              <w:jc w:val="center"/>
              <w:rPr>
                <w:rFonts w:ascii="Mark Pro" w:eastAsia="思源黑体" w:hAnsi="Mark Pro"/>
                <w:b/>
                <w:color w:val="595959" w:themeColor="text1" w:themeTint="A6"/>
                <w:w w:val="105"/>
                <w:kern w:val="28"/>
                <w:lang w:val="en-GB"/>
              </w:rPr>
            </w:pPr>
            <w:r w:rsidRPr="00297C71">
              <w:rPr>
                <w:rFonts w:ascii="Mark Pro" w:eastAsia="思源黑体" w:hAnsi="Mark Pro" w:cs="Arial"/>
                <w:b/>
                <w:color w:val="595959" w:themeColor="text1" w:themeTint="A6"/>
                <w:w w:val="105"/>
                <w:kern w:val="28"/>
                <w:lang w:val="en-GB"/>
              </w:rPr>
              <w:t>Content</w:t>
            </w:r>
            <w:r w:rsidR="0044080A" w:rsidRPr="00297C71">
              <w:rPr>
                <w:rFonts w:ascii="Mark Pro" w:eastAsia="思源黑体" w:hAnsi="Mark Pro" w:cs="Arial"/>
                <w:b/>
                <w:color w:val="595959" w:themeColor="text1" w:themeTint="A6"/>
                <w:w w:val="105"/>
                <w:kern w:val="28"/>
                <w:lang w:val="en-GB"/>
              </w:rPr>
              <w:t>s</w:t>
            </w:r>
          </w:p>
        </w:tc>
      </w:tr>
      <w:tr w:rsidR="008F20F5" w:rsidRPr="00297C71" w14:paraId="6705D4D1" w14:textId="77777777" w:rsidTr="0044080A">
        <w:trPr>
          <w:trHeight w:val="1299"/>
          <w:jc w:val="center"/>
        </w:trPr>
        <w:tc>
          <w:tcPr>
            <w:tcW w:w="1888" w:type="dxa"/>
            <w:vAlign w:val="center"/>
          </w:tcPr>
          <w:p w14:paraId="6760E80A" w14:textId="4FD9B9D5" w:rsidR="00DB23A7" w:rsidRPr="00297C71" w:rsidRDefault="0044080A" w:rsidP="00B13300">
            <w:pPr>
              <w:jc w:val="center"/>
              <w:rPr>
                <w:rFonts w:ascii="Mark Pro" w:eastAsia="思源黑体" w:hAnsi="Mark Pro"/>
                <w:color w:val="595959" w:themeColor="text1" w:themeTint="A6"/>
                <w:w w:val="105"/>
                <w:kern w:val="28"/>
                <w:lang w:val="en-GB"/>
              </w:rPr>
            </w:pPr>
            <w:r w:rsidRPr="00297C71">
              <w:rPr>
                <w:rFonts w:ascii="Mark Pro" w:eastAsia="思源黑体" w:hAnsi="Mark Pro" w:cs="Arial"/>
                <w:color w:val="595959" w:themeColor="text1" w:themeTint="A6"/>
                <w:w w:val="105"/>
                <w:kern w:val="28"/>
                <w:lang w:val="en-GB"/>
              </w:rPr>
              <w:t>5</w:t>
            </w:r>
            <w:r w:rsidR="00437C35" w:rsidRPr="00297C71">
              <w:rPr>
                <w:rFonts w:ascii="Mark Pro" w:eastAsia="思源黑体" w:hAnsi="Mark Pro" w:cs="Arial"/>
                <w:color w:val="595959" w:themeColor="text1" w:themeTint="A6"/>
                <w:w w:val="105"/>
                <w:kern w:val="28"/>
                <w:lang w:val="en-GB"/>
              </w:rPr>
              <w:t xml:space="preserve"> minutes</w:t>
            </w:r>
          </w:p>
        </w:tc>
        <w:tc>
          <w:tcPr>
            <w:tcW w:w="8328" w:type="dxa"/>
          </w:tcPr>
          <w:p w14:paraId="0BB2C478" w14:textId="5475597A" w:rsidR="003A56D8" w:rsidRPr="00297C71" w:rsidRDefault="0044080A" w:rsidP="008B530A">
            <w:pPr>
              <w:spacing w:line="300" w:lineRule="auto"/>
              <w:jc w:val="both"/>
              <w:textAlignment w:val="baseline"/>
              <w:rPr>
                <w:rFonts w:ascii="Mark Pro" w:eastAsia="思源黑体" w:hAnsi="Mark Pro" w:cs="Arial"/>
                <w:b/>
                <w:bCs/>
                <w:color w:val="595959" w:themeColor="text1" w:themeTint="A6"/>
                <w:w w:val="105"/>
                <w:kern w:val="28"/>
                <w:lang w:val="en-GB"/>
              </w:rPr>
            </w:pPr>
            <w:r w:rsidRPr="00297C71">
              <w:rPr>
                <w:rFonts w:ascii="Mark Pro" w:eastAsia="思源黑体" w:hAnsi="Mark Pro" w:cs="Arial"/>
                <w:b/>
                <w:bCs/>
                <w:color w:val="595959" w:themeColor="text1" w:themeTint="A6"/>
                <w:w w:val="105"/>
                <w:kern w:val="28"/>
                <w:lang w:val="en-GB"/>
              </w:rPr>
              <w:t>1. Warming up</w:t>
            </w:r>
          </w:p>
          <w:p w14:paraId="7B0F9332" w14:textId="77777777" w:rsidR="0044080A" w:rsidRPr="00297C71" w:rsidRDefault="0044080A" w:rsidP="0044080A">
            <w:pPr>
              <w:numPr>
                <w:ilvl w:val="0"/>
                <w:numId w:val="5"/>
              </w:numPr>
              <w:spacing w:line="300" w:lineRule="auto"/>
              <w:jc w:val="both"/>
              <w:textAlignment w:val="baseline"/>
              <w:rPr>
                <w:rFonts w:ascii="Mark Pro" w:eastAsia="思源黑体" w:hAnsi="Mark Pro" w:cs="Arial"/>
                <w:color w:val="595959" w:themeColor="text1" w:themeTint="A6"/>
                <w:w w:val="105"/>
                <w:kern w:val="28"/>
                <w:lang w:val="en-GB"/>
              </w:rPr>
            </w:pPr>
            <w:r w:rsidRPr="00297C71">
              <w:rPr>
                <w:rFonts w:ascii="Mark Pro" w:eastAsia="思源黑体" w:hAnsi="Mark Pro" w:cs="Arial"/>
                <w:color w:val="595959" w:themeColor="text1" w:themeTint="A6"/>
                <w:w w:val="105"/>
                <w:kern w:val="28"/>
                <w:lang w:val="en-GB"/>
              </w:rPr>
              <w:t>Speech recognition in everyday life</w:t>
            </w:r>
          </w:p>
          <w:p w14:paraId="6427D43B" w14:textId="25BAD3F5" w:rsidR="002636A5" w:rsidRPr="00297C71" w:rsidRDefault="0044080A" w:rsidP="0044080A">
            <w:pPr>
              <w:numPr>
                <w:ilvl w:val="0"/>
                <w:numId w:val="5"/>
              </w:numPr>
              <w:spacing w:line="300" w:lineRule="auto"/>
              <w:jc w:val="both"/>
              <w:textAlignment w:val="baseline"/>
              <w:rPr>
                <w:rFonts w:ascii="Mark Pro" w:eastAsia="思源黑体" w:hAnsi="Mark Pro" w:cs="Arial"/>
                <w:color w:val="595959" w:themeColor="text1" w:themeTint="A6"/>
                <w:w w:val="105"/>
                <w:kern w:val="28"/>
                <w:lang w:val="en-GB"/>
              </w:rPr>
            </w:pPr>
            <w:r w:rsidRPr="00297C71">
              <w:rPr>
                <w:rFonts w:ascii="Mark Pro" w:eastAsia="思源黑体" w:hAnsi="Mark Pro" w:cs="Arial"/>
                <w:color w:val="595959" w:themeColor="text1" w:themeTint="A6"/>
                <w:w w:val="105"/>
                <w:kern w:val="28"/>
                <w:lang w:val="en-GB"/>
              </w:rPr>
              <w:t>Getting to know speech recognition with mBot2</w:t>
            </w:r>
          </w:p>
        </w:tc>
      </w:tr>
      <w:tr w:rsidR="008F20F5" w:rsidRPr="00297C71" w14:paraId="4A2EA531" w14:textId="77777777" w:rsidTr="0044080A">
        <w:trPr>
          <w:trHeight w:val="1673"/>
          <w:jc w:val="center"/>
        </w:trPr>
        <w:tc>
          <w:tcPr>
            <w:tcW w:w="1888" w:type="dxa"/>
            <w:vAlign w:val="center"/>
          </w:tcPr>
          <w:p w14:paraId="65C239A7" w14:textId="1D325D30" w:rsidR="00DB23A7" w:rsidRPr="00297C71" w:rsidRDefault="0044080A" w:rsidP="00B13300">
            <w:pPr>
              <w:jc w:val="center"/>
              <w:rPr>
                <w:rFonts w:ascii="Mark Pro" w:eastAsia="思源黑体" w:hAnsi="Mark Pro"/>
                <w:color w:val="595959" w:themeColor="text1" w:themeTint="A6"/>
                <w:w w:val="105"/>
                <w:kern w:val="28"/>
                <w:lang w:val="en-GB"/>
              </w:rPr>
            </w:pPr>
            <w:r w:rsidRPr="00297C71">
              <w:rPr>
                <w:rFonts w:ascii="Mark Pro" w:eastAsia="思源黑体" w:hAnsi="Mark Pro" w:cs="Arial"/>
                <w:color w:val="595959" w:themeColor="text1" w:themeTint="A6"/>
                <w:w w:val="105"/>
                <w:kern w:val="28"/>
                <w:lang w:val="en-GB"/>
              </w:rPr>
              <w:t>10</w:t>
            </w:r>
            <w:r w:rsidR="00DB23A7" w:rsidRPr="00297C71">
              <w:rPr>
                <w:rFonts w:ascii="Mark Pro" w:eastAsia="思源黑体" w:hAnsi="Mark Pro" w:cs="Arial"/>
                <w:color w:val="595959" w:themeColor="text1" w:themeTint="A6"/>
                <w:w w:val="105"/>
                <w:kern w:val="28"/>
                <w:lang w:val="en-GB"/>
              </w:rPr>
              <w:t xml:space="preserve"> minutes</w:t>
            </w:r>
          </w:p>
        </w:tc>
        <w:tc>
          <w:tcPr>
            <w:tcW w:w="8328" w:type="dxa"/>
          </w:tcPr>
          <w:p w14:paraId="672AB2CD" w14:textId="7882A48C" w:rsidR="00B715AF" w:rsidRPr="00297C71" w:rsidRDefault="0044080A" w:rsidP="008B530A">
            <w:pPr>
              <w:spacing w:line="300" w:lineRule="auto"/>
              <w:jc w:val="both"/>
              <w:textAlignment w:val="baseline"/>
              <w:rPr>
                <w:rFonts w:ascii="Mark Pro" w:eastAsia="思源黑体" w:hAnsi="Mark Pro" w:cs="Arial"/>
                <w:b/>
                <w:bCs/>
                <w:color w:val="595959" w:themeColor="text1" w:themeTint="A6"/>
                <w:w w:val="105"/>
                <w:kern w:val="28"/>
                <w:lang w:val="en-GB"/>
              </w:rPr>
            </w:pPr>
            <w:r w:rsidRPr="00297C71">
              <w:rPr>
                <w:rFonts w:ascii="Mark Pro" w:eastAsia="思源黑体" w:hAnsi="Mark Pro" w:cs="Arial"/>
                <w:b/>
                <w:bCs/>
                <w:color w:val="595959" w:themeColor="text1" w:themeTint="A6"/>
                <w:w w:val="105"/>
                <w:kern w:val="28"/>
                <w:lang w:val="en-GB"/>
              </w:rPr>
              <w:t>2. Hands-on</w:t>
            </w:r>
          </w:p>
          <w:p w14:paraId="07FF7F07" w14:textId="5616B083" w:rsidR="0044080A" w:rsidRPr="00297C71" w:rsidRDefault="0044080A" w:rsidP="0044080A">
            <w:pPr>
              <w:numPr>
                <w:ilvl w:val="0"/>
                <w:numId w:val="13"/>
              </w:numPr>
              <w:spacing w:line="300" w:lineRule="auto"/>
              <w:jc w:val="both"/>
              <w:textAlignment w:val="baseline"/>
              <w:rPr>
                <w:rFonts w:ascii="Mark Pro" w:eastAsia="思源黑体" w:hAnsi="Mark Pro" w:cs="Arial"/>
                <w:color w:val="595959" w:themeColor="text1" w:themeTint="A6"/>
                <w:w w:val="105"/>
                <w:kern w:val="28"/>
                <w:lang w:val="en-GB"/>
              </w:rPr>
            </w:pPr>
            <w:r w:rsidRPr="00297C71">
              <w:rPr>
                <w:rFonts w:ascii="Mark Pro" w:eastAsia="思源黑体" w:hAnsi="Mark Pro" w:cs="Arial"/>
                <w:color w:val="595959" w:themeColor="text1" w:themeTint="A6"/>
                <w:w w:val="105"/>
                <w:kern w:val="28"/>
                <w:lang w:val="en-GB"/>
              </w:rPr>
              <w:t xml:space="preserve">Setting up a </w:t>
            </w:r>
            <w:del w:id="50" w:author="Sergio Castellanos Arciniega" w:date="2021-06-21T17:11:00Z">
              <w:r w:rsidRPr="00297C71" w:rsidDel="00475ABE">
                <w:rPr>
                  <w:rFonts w:ascii="Mark Pro" w:eastAsia="思源黑体" w:hAnsi="Mark Pro" w:cs="Arial"/>
                  <w:color w:val="595959" w:themeColor="text1" w:themeTint="A6"/>
                  <w:w w:val="105"/>
                  <w:kern w:val="28"/>
                  <w:lang w:val="en-GB"/>
                </w:rPr>
                <w:delText>W</w:delText>
              </w:r>
              <w:r w:rsidR="3631FD59" w:rsidRPr="00297C71" w:rsidDel="00475ABE">
                <w:rPr>
                  <w:rFonts w:ascii="Mark Pro" w:eastAsia="思源黑体" w:hAnsi="Mark Pro" w:cs="Arial"/>
                  <w:color w:val="595959" w:themeColor="text1" w:themeTint="A6"/>
                  <w:w w:val="105"/>
                  <w:kern w:val="28"/>
                  <w:lang w:val="en-GB"/>
                </w:rPr>
                <w:delText>i</w:delText>
              </w:r>
              <w:r w:rsidRPr="00297C71" w:rsidDel="00475ABE">
                <w:rPr>
                  <w:rFonts w:ascii="Mark Pro" w:eastAsia="思源黑体" w:hAnsi="Mark Pro" w:cs="Arial"/>
                  <w:color w:val="595959" w:themeColor="text1" w:themeTint="A6"/>
                  <w:w w:val="105"/>
                  <w:kern w:val="28"/>
                  <w:lang w:val="en-GB"/>
                </w:rPr>
                <w:delText>F</w:delText>
              </w:r>
              <w:r w:rsidR="01E67BEB" w:rsidRPr="00297C71" w:rsidDel="00475ABE">
                <w:rPr>
                  <w:rFonts w:ascii="Mark Pro" w:eastAsia="思源黑体" w:hAnsi="Mark Pro" w:cs="Arial"/>
                  <w:color w:val="595959" w:themeColor="text1" w:themeTint="A6"/>
                  <w:w w:val="105"/>
                  <w:kern w:val="28"/>
                  <w:lang w:val="en-GB"/>
                </w:rPr>
                <w:delText>i</w:delText>
              </w:r>
            </w:del>
            <w:ins w:id="51" w:author="Sergio Castellanos Arciniega" w:date="2021-06-21T17:11:00Z">
              <w:r w:rsidR="00475ABE" w:rsidRPr="00297C71">
                <w:rPr>
                  <w:rFonts w:ascii="Mark Pro" w:eastAsia="思源黑体" w:hAnsi="Mark Pro" w:cs="Arial"/>
                  <w:color w:val="595959" w:themeColor="text1" w:themeTint="A6"/>
                  <w:w w:val="105"/>
                  <w:kern w:val="28"/>
                  <w:lang w:val="en-GB"/>
                </w:rPr>
                <w:t>WIFI</w:t>
              </w:r>
            </w:ins>
            <w:r w:rsidRPr="00297C71">
              <w:rPr>
                <w:rFonts w:ascii="Mark Pro" w:eastAsia="思源黑体" w:hAnsi="Mark Pro" w:cs="Arial"/>
                <w:color w:val="595959" w:themeColor="text1" w:themeTint="A6"/>
                <w:w w:val="105"/>
                <w:kern w:val="28"/>
                <w:lang w:val="en-GB"/>
              </w:rPr>
              <w:t xml:space="preserve"> connection</w:t>
            </w:r>
          </w:p>
          <w:p w14:paraId="6FB8EDBB" w14:textId="26E83F91" w:rsidR="0044080A" w:rsidRPr="00297C71" w:rsidRDefault="0044080A" w:rsidP="0044080A">
            <w:pPr>
              <w:numPr>
                <w:ilvl w:val="0"/>
                <w:numId w:val="13"/>
              </w:numPr>
              <w:spacing w:line="300" w:lineRule="auto"/>
              <w:jc w:val="both"/>
              <w:textAlignment w:val="baseline"/>
              <w:rPr>
                <w:rFonts w:ascii="Mark Pro" w:eastAsia="思源黑体" w:hAnsi="Mark Pro" w:cs="Arial"/>
                <w:color w:val="595959" w:themeColor="text1" w:themeTint="A6"/>
                <w:w w:val="105"/>
                <w:kern w:val="28"/>
                <w:lang w:val="en-GB"/>
              </w:rPr>
            </w:pPr>
            <w:r w:rsidRPr="00297C71">
              <w:rPr>
                <w:rFonts w:ascii="Mark Pro" w:eastAsia="思源黑体" w:hAnsi="Mark Pro" w:cs="Arial"/>
                <w:color w:val="595959" w:themeColor="text1" w:themeTint="A6"/>
                <w:w w:val="105"/>
                <w:kern w:val="28"/>
                <w:lang w:val="en-GB"/>
              </w:rPr>
              <w:t>Programming and applying speech recognition</w:t>
            </w:r>
          </w:p>
          <w:p w14:paraId="6C1A5B54" w14:textId="190F7C76" w:rsidR="002636A5" w:rsidRPr="00297C71" w:rsidRDefault="0044080A" w:rsidP="0044080A">
            <w:pPr>
              <w:numPr>
                <w:ilvl w:val="0"/>
                <w:numId w:val="13"/>
              </w:numPr>
              <w:spacing w:line="300" w:lineRule="auto"/>
              <w:jc w:val="both"/>
              <w:textAlignment w:val="baseline"/>
              <w:rPr>
                <w:rFonts w:ascii="Mark Pro" w:eastAsia="思源黑体" w:hAnsi="Mark Pro" w:cs="Arial"/>
                <w:color w:val="595959" w:themeColor="text1" w:themeTint="A6"/>
                <w:w w:val="105"/>
                <w:kern w:val="28"/>
                <w:lang w:val="en-GB"/>
              </w:rPr>
            </w:pPr>
            <w:r w:rsidRPr="00297C71">
              <w:rPr>
                <w:rFonts w:ascii="Mark Pro" w:eastAsia="思源黑体" w:hAnsi="Mark Pro" w:cs="Arial"/>
                <w:color w:val="595959" w:themeColor="text1" w:themeTint="A6"/>
                <w:w w:val="105"/>
                <w:kern w:val="28"/>
                <w:lang w:val="en-GB"/>
              </w:rPr>
              <w:t>Cloud messaging</w:t>
            </w:r>
          </w:p>
        </w:tc>
      </w:tr>
      <w:tr w:rsidR="008F20F5" w:rsidRPr="00297C71" w14:paraId="19B67E14" w14:textId="77777777" w:rsidTr="0044080A">
        <w:trPr>
          <w:trHeight w:val="983"/>
          <w:jc w:val="center"/>
        </w:trPr>
        <w:tc>
          <w:tcPr>
            <w:tcW w:w="1888" w:type="dxa"/>
            <w:vAlign w:val="center"/>
          </w:tcPr>
          <w:p w14:paraId="7A84366B" w14:textId="131B9247" w:rsidR="00DB23A7" w:rsidRPr="00297C71" w:rsidRDefault="0044080A" w:rsidP="00B13300">
            <w:pPr>
              <w:jc w:val="center"/>
              <w:rPr>
                <w:rFonts w:ascii="Mark Pro" w:eastAsia="思源黑体" w:hAnsi="Mark Pro"/>
                <w:color w:val="595959" w:themeColor="text1" w:themeTint="A6"/>
                <w:w w:val="105"/>
                <w:kern w:val="28"/>
                <w:lang w:val="en-GB"/>
              </w:rPr>
            </w:pPr>
            <w:r w:rsidRPr="00297C71">
              <w:rPr>
                <w:rFonts w:ascii="Mark Pro" w:eastAsia="思源黑体" w:hAnsi="Mark Pro" w:cs="Arial"/>
                <w:color w:val="595959" w:themeColor="text1" w:themeTint="A6"/>
                <w:w w:val="105"/>
                <w:kern w:val="28"/>
                <w:lang w:val="en-GB"/>
              </w:rPr>
              <w:t>25</w:t>
            </w:r>
            <w:r w:rsidR="00DB23A7" w:rsidRPr="00297C71">
              <w:rPr>
                <w:rFonts w:ascii="Mark Pro" w:eastAsia="思源黑体" w:hAnsi="Mark Pro" w:cs="Arial"/>
                <w:color w:val="595959" w:themeColor="text1" w:themeTint="A6"/>
                <w:w w:val="105"/>
                <w:kern w:val="28"/>
                <w:lang w:val="en-GB"/>
              </w:rPr>
              <w:t xml:space="preserve"> minutes</w:t>
            </w:r>
          </w:p>
        </w:tc>
        <w:tc>
          <w:tcPr>
            <w:tcW w:w="8328" w:type="dxa"/>
          </w:tcPr>
          <w:p w14:paraId="6379A6BF" w14:textId="77777777" w:rsidR="0044080A" w:rsidRPr="00297C71" w:rsidRDefault="0044080A" w:rsidP="0044080A">
            <w:pPr>
              <w:spacing w:line="300" w:lineRule="auto"/>
              <w:jc w:val="both"/>
              <w:textAlignment w:val="baseline"/>
              <w:rPr>
                <w:rFonts w:ascii="Mark Pro" w:eastAsia="思源黑体" w:hAnsi="Mark Pro" w:cs="Arial"/>
                <w:color w:val="595959" w:themeColor="text1" w:themeTint="A6"/>
                <w:w w:val="105"/>
                <w:kern w:val="28"/>
                <w:lang w:val="en-GB"/>
              </w:rPr>
            </w:pPr>
            <w:r w:rsidRPr="00297C71">
              <w:rPr>
                <w:rFonts w:ascii="Mark Pro" w:eastAsia="思源黑体" w:hAnsi="Mark Pro" w:cs="Arial"/>
                <w:b/>
                <w:bCs/>
                <w:color w:val="595959" w:themeColor="text1" w:themeTint="A6"/>
                <w:w w:val="105"/>
                <w:kern w:val="28"/>
                <w:lang w:val="en-GB"/>
              </w:rPr>
              <w:t>3. Trying out</w:t>
            </w:r>
          </w:p>
          <w:p w14:paraId="5A2006EC" w14:textId="66580016" w:rsidR="002636A5" w:rsidRPr="00297C71" w:rsidRDefault="0044080A" w:rsidP="008B530A">
            <w:pPr>
              <w:numPr>
                <w:ilvl w:val="0"/>
                <w:numId w:val="13"/>
              </w:numPr>
              <w:spacing w:line="300" w:lineRule="auto"/>
              <w:jc w:val="both"/>
              <w:textAlignment w:val="baseline"/>
              <w:rPr>
                <w:rFonts w:ascii="Mark Pro" w:eastAsia="思源黑体" w:hAnsi="Mark Pro" w:cs="Arial"/>
                <w:color w:val="595959" w:themeColor="text1" w:themeTint="A6"/>
                <w:w w:val="105"/>
                <w:kern w:val="28"/>
                <w:lang w:val="en-GB"/>
              </w:rPr>
            </w:pPr>
            <w:r w:rsidRPr="00297C71">
              <w:rPr>
                <w:rFonts w:ascii="Mark Pro" w:eastAsia="思源黑体" w:hAnsi="Mark Pro" w:cs="Arial"/>
                <w:color w:val="595959" w:themeColor="text1" w:themeTint="A6"/>
                <w:w w:val="105"/>
                <w:kern w:val="28"/>
                <w:lang w:val="en-GB"/>
              </w:rPr>
              <w:t>Programming mBot2 to become a robot waiter</w:t>
            </w:r>
          </w:p>
        </w:tc>
      </w:tr>
      <w:tr w:rsidR="00481C1B" w:rsidRPr="00297C71" w14:paraId="3C6E7A5F" w14:textId="77777777" w:rsidTr="007A3094">
        <w:trPr>
          <w:trHeight w:val="2621"/>
          <w:jc w:val="center"/>
        </w:trPr>
        <w:tc>
          <w:tcPr>
            <w:tcW w:w="1888" w:type="dxa"/>
            <w:vAlign w:val="center"/>
          </w:tcPr>
          <w:p w14:paraId="090F7FCA" w14:textId="34F0CE76" w:rsidR="00481C1B" w:rsidRPr="00297C71" w:rsidRDefault="0044080A" w:rsidP="00481C1B">
            <w:pPr>
              <w:jc w:val="center"/>
              <w:rPr>
                <w:rFonts w:ascii="Mark Pro" w:eastAsia="思源黑体" w:hAnsi="Mark Pro" w:cs="Arial"/>
                <w:color w:val="595959" w:themeColor="text1" w:themeTint="A6"/>
                <w:w w:val="105"/>
                <w:kern w:val="28"/>
                <w:lang w:val="en-GB"/>
              </w:rPr>
            </w:pPr>
            <w:r w:rsidRPr="00297C71">
              <w:rPr>
                <w:rFonts w:ascii="Mark Pro" w:eastAsia="思源黑体" w:hAnsi="Mark Pro" w:cs="Arial"/>
                <w:color w:val="595959" w:themeColor="text1" w:themeTint="A6"/>
                <w:w w:val="105"/>
                <w:kern w:val="28"/>
                <w:lang w:val="en-GB"/>
              </w:rPr>
              <w:t>5</w:t>
            </w:r>
            <w:r w:rsidR="00481C1B" w:rsidRPr="00297C71">
              <w:rPr>
                <w:rFonts w:ascii="Mark Pro" w:eastAsia="思源黑体" w:hAnsi="Mark Pro" w:cs="Arial"/>
                <w:color w:val="595959" w:themeColor="text1" w:themeTint="A6"/>
                <w:w w:val="105"/>
                <w:kern w:val="28"/>
                <w:lang w:val="en-GB"/>
              </w:rPr>
              <w:t xml:space="preserve"> minutes</w:t>
            </w:r>
          </w:p>
        </w:tc>
        <w:tc>
          <w:tcPr>
            <w:tcW w:w="8328" w:type="dxa"/>
          </w:tcPr>
          <w:p w14:paraId="44313FE9" w14:textId="0F7C8155" w:rsidR="00134A3D" w:rsidRPr="00297C71" w:rsidRDefault="0044080A" w:rsidP="008B530A">
            <w:pPr>
              <w:spacing w:line="300" w:lineRule="auto"/>
              <w:jc w:val="both"/>
              <w:textAlignment w:val="baseline"/>
              <w:rPr>
                <w:rFonts w:ascii="Mark Pro" w:eastAsia="思源黑体" w:hAnsi="Mark Pro" w:cs="Arial"/>
                <w:b/>
                <w:color w:val="595959" w:themeColor="text1" w:themeTint="A6"/>
                <w:w w:val="105"/>
                <w:kern w:val="28"/>
                <w:lang w:val="en-GB"/>
              </w:rPr>
            </w:pPr>
            <w:r w:rsidRPr="00297C71">
              <w:rPr>
                <w:rFonts w:ascii="Mark Pro" w:eastAsia="思源黑体" w:hAnsi="Mark Pro" w:cs="Arial"/>
                <w:b/>
                <w:color w:val="595959" w:themeColor="text1" w:themeTint="A6"/>
                <w:w w:val="105"/>
                <w:kern w:val="28"/>
                <w:lang w:val="en-GB"/>
              </w:rPr>
              <w:t>4. Wrap-up</w:t>
            </w:r>
          </w:p>
          <w:p w14:paraId="679CAEA6" w14:textId="77777777" w:rsidR="0044080A" w:rsidRPr="00297C71" w:rsidRDefault="0044080A" w:rsidP="0044080A">
            <w:pPr>
              <w:numPr>
                <w:ilvl w:val="0"/>
                <w:numId w:val="13"/>
              </w:numPr>
              <w:spacing w:line="300" w:lineRule="auto"/>
              <w:jc w:val="both"/>
              <w:textAlignment w:val="baseline"/>
              <w:rPr>
                <w:rFonts w:ascii="Mark Pro" w:eastAsia="思源黑体" w:hAnsi="Mark Pro" w:cs="Arial"/>
                <w:color w:val="595959" w:themeColor="text1" w:themeTint="A6"/>
                <w:w w:val="105"/>
                <w:kern w:val="28"/>
                <w:lang w:val="en-GB"/>
              </w:rPr>
            </w:pPr>
            <w:r w:rsidRPr="00297C71">
              <w:rPr>
                <w:rFonts w:ascii="Mark Pro" w:eastAsia="思源黑体" w:hAnsi="Mark Pro" w:cs="Arial"/>
                <w:color w:val="595959" w:themeColor="text1" w:themeTint="A6"/>
                <w:w w:val="105"/>
                <w:kern w:val="28"/>
                <w:lang w:val="en-GB"/>
              </w:rPr>
              <w:t>Showtime: show what you did with your robot in a fun, short movie for later discussion</w:t>
            </w:r>
          </w:p>
          <w:p w14:paraId="00E50308" w14:textId="1FE0D309" w:rsidR="0044080A" w:rsidRPr="00297C71" w:rsidRDefault="0044080A" w:rsidP="0044080A">
            <w:pPr>
              <w:numPr>
                <w:ilvl w:val="0"/>
                <w:numId w:val="13"/>
              </w:numPr>
              <w:spacing w:line="300" w:lineRule="auto"/>
              <w:jc w:val="both"/>
              <w:textAlignment w:val="baseline"/>
              <w:rPr>
                <w:rFonts w:ascii="Mark Pro" w:eastAsia="思源黑体" w:hAnsi="Mark Pro" w:cs="Arial"/>
                <w:color w:val="595959" w:themeColor="text1" w:themeTint="A6"/>
                <w:w w:val="105"/>
                <w:kern w:val="28"/>
                <w:lang w:val="en-GB"/>
              </w:rPr>
            </w:pPr>
            <w:r w:rsidRPr="00297C71">
              <w:rPr>
                <w:rFonts w:ascii="Mark Pro" w:eastAsia="思源黑体" w:hAnsi="Mark Pro" w:cs="Arial"/>
                <w:color w:val="595959" w:themeColor="text1" w:themeTint="A6"/>
                <w:w w:val="105"/>
                <w:kern w:val="28"/>
                <w:lang w:val="en-GB"/>
              </w:rPr>
              <w:t>If your teacher allows, share the end result on social media with the hashtag #mBot2WIFI</w:t>
            </w:r>
          </w:p>
          <w:p w14:paraId="28BB81C7" w14:textId="1011E6B0" w:rsidR="00134A3D" w:rsidRPr="00297C71" w:rsidRDefault="0044080A" w:rsidP="0044080A">
            <w:pPr>
              <w:numPr>
                <w:ilvl w:val="0"/>
                <w:numId w:val="13"/>
              </w:numPr>
              <w:spacing w:line="300" w:lineRule="auto"/>
              <w:jc w:val="both"/>
              <w:textAlignment w:val="baseline"/>
              <w:rPr>
                <w:rFonts w:ascii="Mark Pro" w:eastAsia="思源黑体" w:hAnsi="Mark Pro" w:cs="Arial"/>
                <w:color w:val="595959" w:themeColor="text1" w:themeTint="A6"/>
                <w:w w:val="105"/>
                <w:kern w:val="28"/>
                <w:lang w:val="en-GB"/>
              </w:rPr>
            </w:pPr>
            <w:r w:rsidRPr="00297C71">
              <w:rPr>
                <w:rFonts w:ascii="Mark Pro" w:eastAsia="思源黑体" w:hAnsi="Mark Pro" w:cs="Arial"/>
                <w:color w:val="595959" w:themeColor="text1" w:themeTint="A6"/>
                <w:w w:val="105"/>
                <w:kern w:val="28"/>
                <w:lang w:val="en-GB"/>
              </w:rPr>
              <w:t xml:space="preserve">Reflection: </w:t>
            </w:r>
            <w:r w:rsidR="4B683D83" w:rsidRPr="00297C71">
              <w:rPr>
                <w:rFonts w:ascii="Mark Pro" w:eastAsia="思源黑体" w:hAnsi="Mark Pro" w:cs="Arial"/>
                <w:color w:val="595959" w:themeColor="text1" w:themeTint="A6"/>
                <w:w w:val="105"/>
                <w:kern w:val="28"/>
                <w:lang w:val="en-GB"/>
              </w:rPr>
              <w:t>w</w:t>
            </w:r>
            <w:r w:rsidRPr="00297C71">
              <w:rPr>
                <w:rFonts w:ascii="Mark Pro" w:eastAsia="思源黑体" w:hAnsi="Mark Pro" w:cs="Arial"/>
                <w:color w:val="595959" w:themeColor="text1" w:themeTint="A6"/>
                <w:w w:val="105"/>
                <w:kern w:val="28"/>
                <w:lang w:val="en-GB"/>
              </w:rPr>
              <w:t>hat are you most proud of? What would you like to improve about your robot?</w:t>
            </w:r>
          </w:p>
        </w:tc>
      </w:tr>
    </w:tbl>
    <w:p w14:paraId="6C6F784F" w14:textId="6EB3962F" w:rsidR="00BD61E3" w:rsidRPr="00297C71" w:rsidRDefault="00BD61E3">
      <w:pPr>
        <w:rPr>
          <w:rFonts w:ascii="Mark Pro" w:eastAsia="思源黑体" w:hAnsi="Mark Pro"/>
          <w:kern w:val="28"/>
          <w:lang w:val="en-GB"/>
        </w:rPr>
      </w:pPr>
    </w:p>
    <w:p w14:paraId="7A957950" w14:textId="535BF629" w:rsidR="00DD438A" w:rsidRPr="00297C71" w:rsidRDefault="00DD438A">
      <w:pPr>
        <w:rPr>
          <w:rFonts w:ascii="Mark Pro" w:eastAsia="思源黑体" w:hAnsi="Mark Pro"/>
          <w:kern w:val="28"/>
          <w:lang w:val="en-GB"/>
        </w:rPr>
      </w:pPr>
    </w:p>
    <w:p w14:paraId="09FF65BB" w14:textId="1CEFB291" w:rsidR="00DD438A" w:rsidRDefault="00DD438A">
      <w:pPr>
        <w:rPr>
          <w:ins w:id="52" w:author="Sergio Castellanos Arciniega" w:date="2021-06-23T10:20:00Z"/>
          <w:rFonts w:ascii="Mark Pro" w:eastAsia="思源黑体" w:hAnsi="Mark Pro"/>
          <w:kern w:val="28"/>
          <w:lang w:val="en-GB"/>
        </w:rPr>
      </w:pPr>
    </w:p>
    <w:p w14:paraId="32A21648" w14:textId="0F3D8514" w:rsidR="007C04D7" w:rsidRDefault="007C04D7">
      <w:pPr>
        <w:rPr>
          <w:ins w:id="53" w:author="Sergio Castellanos Arciniega" w:date="2021-06-23T10:20:00Z"/>
          <w:rFonts w:ascii="Mark Pro" w:eastAsia="思源黑体" w:hAnsi="Mark Pro"/>
          <w:kern w:val="28"/>
          <w:lang w:val="en-GB"/>
        </w:rPr>
      </w:pPr>
    </w:p>
    <w:p w14:paraId="4626F73A" w14:textId="77777777" w:rsidR="007C04D7" w:rsidRPr="00297C71" w:rsidRDefault="007C04D7">
      <w:pPr>
        <w:rPr>
          <w:rFonts w:ascii="Mark Pro" w:eastAsia="思源黑体" w:hAnsi="Mark Pro"/>
          <w:kern w:val="28"/>
          <w:lang w:val="en-GB"/>
        </w:rPr>
      </w:pPr>
    </w:p>
    <w:p w14:paraId="0531864F" w14:textId="0B676756" w:rsidR="00D76C98" w:rsidRPr="00297C71" w:rsidRDefault="00A608C9">
      <w:pPr>
        <w:rPr>
          <w:rFonts w:ascii="Mark Pro" w:eastAsia="思源黑体" w:hAnsi="Mark Pro"/>
          <w:kern w:val="28"/>
          <w:lang w:val="en-GB"/>
        </w:rPr>
      </w:pPr>
      <w:r w:rsidRPr="00297C71">
        <w:rPr>
          <w:rFonts w:ascii="Mark Pro" w:eastAsia="思源黑体" w:hAnsi="Mark Pro"/>
          <w:b/>
          <w:noProof/>
          <w:kern w:val="28"/>
          <w:sz w:val="28"/>
          <w:szCs w:val="28"/>
          <w:lang w:val="en-GB"/>
        </w:rPr>
        <w:drawing>
          <wp:inline distT="0" distB="0" distL="0" distR="0" wp14:anchorId="63F72ECD" wp14:editId="1CCB6011">
            <wp:extent cx="203200" cy="14287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资源 8@4x.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3200" cy="142875"/>
                    </a:xfrm>
                    <a:prstGeom prst="rect">
                      <a:avLst/>
                    </a:prstGeom>
                  </pic:spPr>
                </pic:pic>
              </a:graphicData>
            </a:graphic>
          </wp:inline>
        </w:drawing>
      </w:r>
      <w:r w:rsidRPr="00297C71">
        <w:rPr>
          <w:rFonts w:ascii="Mark Pro" w:eastAsia="思源黑体" w:hAnsi="Mark Pro"/>
          <w:b/>
          <w:bCs/>
          <w:color w:val="EC6D56"/>
          <w:kern w:val="28"/>
          <w:sz w:val="28"/>
          <w:szCs w:val="28"/>
          <w:lang w:val="en-GB"/>
        </w:rPr>
        <w:t xml:space="preserve"> </w:t>
      </w:r>
      <w:r w:rsidRPr="00297C71">
        <w:rPr>
          <w:rFonts w:ascii="Mark Pro Medium" w:eastAsia="思源黑体" w:hAnsi="Mark Pro Medium"/>
          <w:b/>
          <w:bCs/>
          <w:color w:val="EC6D56"/>
          <w:kern w:val="28"/>
          <w:sz w:val="28"/>
          <w:szCs w:val="28"/>
          <w:lang w:val="en-GB"/>
        </w:rPr>
        <w:t>Activities</w:t>
      </w: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15" w:type="dxa"/>
          <w:bottom w:w="115" w:type="dxa"/>
          <w:right w:w="115" w:type="dxa"/>
        </w:tblCellMar>
        <w:tblLook w:val="04A0" w:firstRow="1" w:lastRow="0" w:firstColumn="1" w:lastColumn="0" w:noHBand="0" w:noVBand="1"/>
        <w:tblPrChange w:id="54" w:author="Sergio Castellanos Arciniega" w:date="2021-06-22T13:25:00Z">
          <w:tblPr>
            <w:tblStyle w:val="TableGrid"/>
            <w:tblW w:w="10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15" w:type="dxa"/>
              <w:bottom w:w="115" w:type="dxa"/>
              <w:right w:w="115" w:type="dxa"/>
            </w:tblCellMar>
            <w:tblLook w:val="04A0" w:firstRow="1" w:lastRow="0" w:firstColumn="1" w:lastColumn="0" w:noHBand="0" w:noVBand="1"/>
          </w:tblPr>
        </w:tblPrChange>
      </w:tblPr>
      <w:tblGrid>
        <w:gridCol w:w="10466"/>
        <w:tblGridChange w:id="55">
          <w:tblGrid>
            <w:gridCol w:w="5"/>
            <w:gridCol w:w="10456"/>
            <w:gridCol w:w="5"/>
          </w:tblGrid>
        </w:tblGridChange>
      </w:tblGrid>
      <w:tr w:rsidR="00A608C9" w:rsidRPr="00297C71" w14:paraId="02D83E47" w14:textId="77777777" w:rsidTr="004B0C43">
        <w:trPr>
          <w:trHeight w:val="850"/>
          <w:trPrChange w:id="56" w:author="Sergio Castellanos Arciniega" w:date="2021-06-22T13:25:00Z">
            <w:trPr>
              <w:trHeight w:val="850"/>
            </w:trPr>
          </w:trPrChange>
        </w:trPr>
        <w:tc>
          <w:tcPr>
            <w:tcW w:w="10456" w:type="dxa"/>
            <w:shd w:val="clear" w:color="auto" w:fill="00B0F0"/>
            <w:vAlign w:val="center"/>
            <w:tcPrChange w:id="57" w:author="Sergio Castellanos Arciniega" w:date="2021-06-22T13:25:00Z">
              <w:tcPr>
                <w:tcW w:w="10466" w:type="dxa"/>
                <w:gridSpan w:val="3"/>
                <w:shd w:val="clear" w:color="auto" w:fill="00B0F0"/>
                <w:vAlign w:val="center"/>
              </w:tcPr>
            </w:tcPrChange>
          </w:tcPr>
          <w:p w14:paraId="68452322" w14:textId="77777777" w:rsidR="006C2380" w:rsidRPr="00297C71" w:rsidRDefault="006C2380" w:rsidP="006C2380">
            <w:pPr>
              <w:spacing w:line="276" w:lineRule="auto"/>
              <w:jc w:val="center"/>
              <w:rPr>
                <w:rFonts w:ascii="Mark Pro Medium" w:eastAsia="思源黑体" w:hAnsi="Mark Pro Medium"/>
                <w:b/>
                <w:bCs/>
                <w:color w:val="FFFFFF" w:themeColor="background1"/>
                <w:kern w:val="28"/>
                <w:sz w:val="28"/>
                <w:szCs w:val="28"/>
                <w:lang w:val="en-GB"/>
              </w:rPr>
            </w:pPr>
            <w:r w:rsidRPr="00297C71">
              <w:rPr>
                <w:rFonts w:ascii="Mark Pro Medium" w:eastAsia="思源黑体" w:hAnsi="Mark Pro Medium"/>
                <w:b/>
                <w:bCs/>
                <w:color w:val="FFFFFF" w:themeColor="background1"/>
                <w:kern w:val="28"/>
                <w:sz w:val="28"/>
                <w:szCs w:val="28"/>
                <w:lang w:val="en-GB"/>
              </w:rPr>
              <w:t>1. Warming up</w:t>
            </w:r>
          </w:p>
          <w:p w14:paraId="36695B16" w14:textId="3F61CB95" w:rsidR="00A608C9" w:rsidRPr="00297C71" w:rsidRDefault="006C2380" w:rsidP="006C2380">
            <w:pPr>
              <w:spacing w:line="276" w:lineRule="auto"/>
              <w:jc w:val="center"/>
              <w:rPr>
                <w:rFonts w:ascii="Mark Pro Medium" w:eastAsia="思源黑体" w:hAnsi="Mark Pro Medium"/>
                <w:b/>
                <w:bCs/>
                <w:color w:val="1EB9EE"/>
                <w:kern w:val="28"/>
                <w:sz w:val="28"/>
                <w:szCs w:val="28"/>
                <w:lang w:val="en-GB"/>
              </w:rPr>
            </w:pPr>
            <w:r w:rsidRPr="00297C71">
              <w:rPr>
                <w:rFonts w:ascii="Mark Pro Medium" w:eastAsia="思源黑体" w:hAnsi="Mark Pro Medium"/>
                <w:b/>
                <w:bCs/>
                <w:color w:val="FFFFFF" w:themeColor="background1"/>
                <w:kern w:val="28"/>
                <w:sz w:val="28"/>
                <w:szCs w:val="28"/>
                <w:lang w:val="en-GB"/>
              </w:rPr>
              <w:t>(5 min)</w:t>
            </w:r>
          </w:p>
        </w:tc>
      </w:tr>
      <w:tr w:rsidR="00BD61E3" w:rsidRPr="00297C71" w14:paraId="6EE8726C" w14:textId="77777777" w:rsidTr="004B0C43">
        <w:trPr>
          <w:trHeight w:val="850"/>
          <w:trPrChange w:id="58" w:author="Sergio Castellanos Arciniega" w:date="2021-06-22T13:25:00Z">
            <w:trPr>
              <w:trHeight w:val="850"/>
            </w:trPr>
          </w:trPrChange>
        </w:trPr>
        <w:tc>
          <w:tcPr>
            <w:tcW w:w="10456" w:type="dxa"/>
            <w:shd w:val="clear" w:color="auto" w:fill="auto"/>
            <w:vAlign w:val="center"/>
            <w:tcPrChange w:id="59" w:author="Sergio Castellanos Arciniega" w:date="2021-06-22T13:25:00Z">
              <w:tcPr>
                <w:tcW w:w="10466" w:type="dxa"/>
                <w:gridSpan w:val="3"/>
                <w:shd w:val="clear" w:color="auto" w:fill="auto"/>
                <w:vAlign w:val="center"/>
              </w:tcPr>
            </w:tcPrChange>
          </w:tcPr>
          <w:p w14:paraId="3703A3A5" w14:textId="02AD896E" w:rsidR="006C2380" w:rsidRPr="00297C71" w:rsidRDefault="006C2380" w:rsidP="006C2380">
            <w:pPr>
              <w:spacing w:line="360" w:lineRule="auto"/>
              <w:rPr>
                <w:rFonts w:ascii="Mark Pro Medium" w:eastAsia="思源黑体" w:hAnsi="Mark Pro Medium"/>
                <w:b/>
                <w:bCs/>
                <w:color w:val="595959" w:themeColor="text1" w:themeTint="A6"/>
                <w:w w:val="105"/>
                <w:kern w:val="28"/>
                <w:lang w:val="en-GB"/>
              </w:rPr>
            </w:pPr>
            <w:r w:rsidRPr="00297C71">
              <w:rPr>
                <w:rFonts w:ascii="Mark Pro Medium" w:eastAsia="思源黑体" w:hAnsi="Mark Pro Medium"/>
                <w:b/>
                <w:bCs/>
                <w:color w:val="595959" w:themeColor="text1" w:themeTint="A6"/>
                <w:kern w:val="28"/>
                <w:lang w:val="en-GB"/>
              </w:rPr>
              <w:t xml:space="preserve">Step 1: Warming up </w:t>
            </w:r>
          </w:p>
          <w:p w14:paraId="5FD0E37F" w14:textId="77777777" w:rsidR="006C2380" w:rsidRPr="00297C71"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This step consists of two parts:</w:t>
            </w:r>
          </w:p>
          <w:p w14:paraId="6BB45BBF" w14:textId="7876CFFF" w:rsidR="006C2380" w:rsidRPr="00297C71" w:rsidRDefault="006C2380" w:rsidP="006C2380">
            <w:pPr>
              <w:pStyle w:val="ListParagraph"/>
              <w:numPr>
                <w:ilvl w:val="0"/>
                <w:numId w:val="31"/>
              </w:num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Speech recognition in everyday life</w:t>
            </w:r>
          </w:p>
          <w:p w14:paraId="0A92EF43" w14:textId="13CA032C" w:rsidR="006C2380" w:rsidRPr="00297C71" w:rsidRDefault="006C2380" w:rsidP="006C2380">
            <w:pPr>
              <w:pStyle w:val="ListParagraph"/>
              <w:numPr>
                <w:ilvl w:val="0"/>
                <w:numId w:val="31"/>
              </w:num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 xml:space="preserve">Getting to know speech recognition with </w:t>
            </w:r>
            <w:r w:rsidR="0A3C050A" w:rsidRPr="00297C71">
              <w:rPr>
                <w:rFonts w:ascii="Mark Pro" w:eastAsia="思源黑体" w:hAnsi="Mark Pro"/>
                <w:color w:val="595959" w:themeColor="text1" w:themeTint="A6"/>
                <w:kern w:val="28"/>
                <w:lang w:val="en-GB"/>
              </w:rPr>
              <w:t>the</w:t>
            </w:r>
            <w:r w:rsidRPr="00297C71">
              <w:rPr>
                <w:rFonts w:ascii="Mark Pro" w:eastAsia="思源黑体" w:hAnsi="Mark Pro"/>
                <w:color w:val="595959" w:themeColor="text1" w:themeTint="A6"/>
                <w:kern w:val="28"/>
                <w:lang w:val="en-GB"/>
              </w:rPr>
              <w:t xml:space="preserve"> mBot2</w:t>
            </w:r>
          </w:p>
          <w:p w14:paraId="7A69E8BB" w14:textId="77777777" w:rsidR="006C2380" w:rsidRPr="00297C71" w:rsidRDefault="006C2380" w:rsidP="006C2380">
            <w:pPr>
              <w:spacing w:line="360" w:lineRule="auto"/>
              <w:rPr>
                <w:rFonts w:ascii="Mark Pro" w:eastAsia="思源黑体" w:hAnsi="Mark Pro"/>
                <w:color w:val="595959" w:themeColor="text1" w:themeTint="A6"/>
                <w:kern w:val="28"/>
                <w:lang w:val="en-GB"/>
              </w:rPr>
            </w:pPr>
          </w:p>
          <w:p w14:paraId="428BE373" w14:textId="77777777" w:rsidR="00BD61E3" w:rsidRPr="00297C71" w:rsidRDefault="006C2380" w:rsidP="006C2380">
            <w:pPr>
              <w:spacing w:line="360" w:lineRule="auto"/>
              <w:rPr>
                <w:rFonts w:ascii="Mark Pro Medium" w:eastAsia="思源黑体" w:hAnsi="Mark Pro Medium"/>
                <w:b/>
                <w:bCs/>
                <w:color w:val="595959" w:themeColor="text1" w:themeTint="A6"/>
                <w:kern w:val="28"/>
                <w:lang w:val="en-GB"/>
              </w:rPr>
            </w:pPr>
            <w:r w:rsidRPr="00297C71">
              <w:rPr>
                <w:rFonts w:ascii="Mark Pro Medium" w:eastAsia="思源黑体" w:hAnsi="Mark Pro Medium"/>
                <w:b/>
                <w:bCs/>
                <w:color w:val="595959" w:themeColor="text1" w:themeTint="A6"/>
                <w:kern w:val="28"/>
                <w:lang w:val="en-GB"/>
              </w:rPr>
              <w:t>1. Speech recognition in everyday life</w:t>
            </w:r>
          </w:p>
          <w:p w14:paraId="165DD713" w14:textId="067BC608" w:rsidR="006C2380" w:rsidRPr="00297C71"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 xml:space="preserve">Speech recognition is the technology that can identify words and sentences in the sound of the human voice and translates this back to text. This is a very computational task, since </w:t>
            </w:r>
            <w:r w:rsidR="6C15CAEA" w:rsidRPr="00297C71">
              <w:rPr>
                <w:rFonts w:ascii="Mark Pro" w:eastAsia="思源黑体" w:hAnsi="Mark Pro"/>
                <w:color w:val="595959" w:themeColor="text1" w:themeTint="A6"/>
                <w:kern w:val="28"/>
                <w:lang w:val="en-GB"/>
              </w:rPr>
              <w:t xml:space="preserve">what </w:t>
            </w:r>
            <w:r w:rsidRPr="00297C71">
              <w:rPr>
                <w:rFonts w:ascii="Mark Pro" w:eastAsia="思源黑体" w:hAnsi="Mark Pro"/>
                <w:color w:val="595959" w:themeColor="text1" w:themeTint="A6"/>
                <w:kern w:val="28"/>
                <w:lang w:val="en-GB"/>
              </w:rPr>
              <w:t xml:space="preserve">all the </w:t>
            </w:r>
            <w:r w:rsidR="3B186922" w:rsidRPr="00297C71">
              <w:rPr>
                <w:rFonts w:ascii="Mark Pro" w:eastAsia="思源黑体" w:hAnsi="Mark Pro"/>
                <w:color w:val="595959" w:themeColor="text1" w:themeTint="A6"/>
                <w:kern w:val="28"/>
                <w:lang w:val="en-GB"/>
              </w:rPr>
              <w:t>algorithms</w:t>
            </w:r>
            <w:r w:rsidRPr="00297C71">
              <w:rPr>
                <w:rFonts w:ascii="Mark Pro" w:eastAsia="思源黑体" w:hAnsi="Mark Pro"/>
                <w:color w:val="595959" w:themeColor="text1" w:themeTint="A6"/>
                <w:kern w:val="28"/>
                <w:lang w:val="en-GB"/>
              </w:rPr>
              <w:t xml:space="preserve"> can look at is a change of frequency over time. But even this differs from person to person – just think of low or high voice, speaking fast or in a dialect. Even the mood can change the “tone” </w:t>
            </w:r>
            <w:r w:rsidR="65AF3486" w:rsidRPr="00297C71">
              <w:rPr>
                <w:rFonts w:ascii="Mark Pro" w:eastAsia="思源黑体" w:hAnsi="Mark Pro"/>
                <w:color w:val="595959" w:themeColor="text1" w:themeTint="A6"/>
                <w:kern w:val="28"/>
                <w:lang w:val="en-GB"/>
              </w:rPr>
              <w:t>which</w:t>
            </w:r>
            <w:r w:rsidRPr="00297C71">
              <w:rPr>
                <w:rFonts w:ascii="Mark Pro" w:eastAsia="思源黑体" w:hAnsi="Mark Pro"/>
                <w:color w:val="595959" w:themeColor="text1" w:themeTint="A6"/>
                <w:kern w:val="28"/>
                <w:lang w:val="en-GB"/>
              </w:rPr>
              <w:t xml:space="preserve"> the same sentence sounds like. The research of decades in computer science and linguistic</w:t>
            </w:r>
            <w:r w:rsidR="12A5BC94" w:rsidRPr="00297C71">
              <w:rPr>
                <w:rFonts w:ascii="Mark Pro" w:eastAsia="思源黑体" w:hAnsi="Mark Pro"/>
                <w:color w:val="595959" w:themeColor="text1" w:themeTint="A6"/>
                <w:kern w:val="28"/>
                <w:lang w:val="en-GB"/>
              </w:rPr>
              <w:t>s</w:t>
            </w:r>
            <w:r w:rsidRPr="00297C71">
              <w:rPr>
                <w:rFonts w:ascii="Mark Pro" w:eastAsia="思源黑体" w:hAnsi="Mark Pro"/>
                <w:color w:val="595959" w:themeColor="text1" w:themeTint="A6"/>
                <w:kern w:val="28"/>
                <w:lang w:val="en-GB"/>
              </w:rPr>
              <w:t xml:space="preserve"> allows these complex tasks to be incorporated more and more in everyday life.</w:t>
            </w:r>
          </w:p>
          <w:p w14:paraId="2910BB16" w14:textId="77777777" w:rsidR="006C2380" w:rsidRPr="00297C71"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Some recognition systems require a form of “training”, where the user reads specific texts known to the detecting algorithm – adapting a computer model to the individual tone of voice. Other only identify very specific words – they are used in user dialog systems mostly. Some systems can recognize and translate texts regardless of the context.</w:t>
            </w:r>
          </w:p>
          <w:p w14:paraId="01E603E7" w14:textId="350BAB8C" w:rsidR="006C2380" w:rsidRPr="00297C71"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 xml:space="preserve">The CyberPi and </w:t>
            </w:r>
            <w:r w:rsidR="270A4F55" w:rsidRPr="00297C71">
              <w:rPr>
                <w:rFonts w:ascii="Mark Pro" w:eastAsia="思源黑体" w:hAnsi="Mark Pro"/>
                <w:color w:val="595959" w:themeColor="text1" w:themeTint="A6"/>
                <w:kern w:val="28"/>
                <w:lang w:val="en-GB"/>
              </w:rPr>
              <w:t xml:space="preserve">the </w:t>
            </w:r>
            <w:r w:rsidRPr="00297C71">
              <w:rPr>
                <w:rFonts w:ascii="Mark Pro" w:eastAsia="思源黑体" w:hAnsi="Mark Pro"/>
                <w:color w:val="595959" w:themeColor="text1" w:themeTint="A6"/>
                <w:kern w:val="28"/>
                <w:lang w:val="en-GB"/>
              </w:rPr>
              <w:t xml:space="preserve">mBot2 can use voice recognition without the need for complex coding. However, since the output is “just” text, the program </w:t>
            </w:r>
            <w:r w:rsidR="00DD438A" w:rsidRPr="00297C71">
              <w:rPr>
                <w:rFonts w:ascii="Mark Pro" w:eastAsia="思源黑体" w:hAnsi="Mark Pro"/>
                <w:color w:val="595959" w:themeColor="text1" w:themeTint="A6"/>
                <w:kern w:val="28"/>
                <w:lang w:val="en-GB"/>
              </w:rPr>
              <w:t>must</w:t>
            </w:r>
            <w:r w:rsidRPr="00297C71">
              <w:rPr>
                <w:rFonts w:ascii="Mark Pro" w:eastAsia="思源黑体" w:hAnsi="Mark Pro"/>
                <w:color w:val="595959" w:themeColor="text1" w:themeTint="A6"/>
                <w:kern w:val="28"/>
                <w:lang w:val="en-GB"/>
              </w:rPr>
              <w:t xml:space="preserve"> </w:t>
            </w:r>
            <w:r w:rsidR="007A3094" w:rsidRPr="00297C71">
              <w:rPr>
                <w:rFonts w:ascii="Mark Pro" w:eastAsia="思源黑体" w:hAnsi="Mark Pro"/>
                <w:color w:val="595959" w:themeColor="text1" w:themeTint="A6"/>
                <w:kern w:val="28"/>
                <w:lang w:val="en-GB"/>
              </w:rPr>
              <w:t>analyse</w:t>
            </w:r>
            <w:r w:rsidRPr="00297C71">
              <w:rPr>
                <w:rFonts w:ascii="Mark Pro" w:eastAsia="思源黑体" w:hAnsi="Mark Pro"/>
                <w:color w:val="595959" w:themeColor="text1" w:themeTint="A6"/>
                <w:kern w:val="28"/>
                <w:lang w:val="en-GB"/>
              </w:rPr>
              <w:t xml:space="preserve"> it and process further.</w:t>
            </w:r>
          </w:p>
          <w:p w14:paraId="70305E47" w14:textId="31123B5A" w:rsidR="006C2380" w:rsidRPr="00297C71"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Speech recognition is used in consumer electronics like TVs</w:t>
            </w:r>
            <w:r w:rsidR="007A3094">
              <w:rPr>
                <w:rFonts w:ascii="Mark Pro" w:eastAsia="思源黑体" w:hAnsi="Mark Pro"/>
                <w:color w:val="595959" w:themeColor="text1" w:themeTint="A6"/>
                <w:kern w:val="28"/>
                <w:lang w:val="en-GB"/>
              </w:rPr>
              <w:t xml:space="preserve">, </w:t>
            </w:r>
            <w:r w:rsidRPr="00297C71">
              <w:rPr>
                <w:rFonts w:ascii="Mark Pro" w:eastAsia="思源黑体" w:hAnsi="Mark Pro"/>
                <w:color w:val="595959" w:themeColor="text1" w:themeTint="A6"/>
                <w:kern w:val="28"/>
                <w:lang w:val="en-GB"/>
              </w:rPr>
              <w:t xml:space="preserve">smartphones or smart homes to give extra comfort for the user – asking for a connection, putting an appointment into the calendar, or having the room temperature and light changed just by telling. </w:t>
            </w:r>
          </w:p>
          <w:p w14:paraId="0A9DADD4" w14:textId="16ED885E" w:rsidR="006C2380" w:rsidRPr="00297C71"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Next to comfort only, speech recognition can be a great help for d</w:t>
            </w:r>
            <w:r w:rsidR="47B7DCBC" w:rsidRPr="00297C71">
              <w:rPr>
                <w:rFonts w:ascii="Mark Pro" w:eastAsia="思源黑体" w:hAnsi="Mark Pro"/>
                <w:color w:val="595959" w:themeColor="text1" w:themeTint="A6"/>
                <w:kern w:val="28"/>
                <w:lang w:val="en-GB"/>
              </w:rPr>
              <w:t>isabled</w:t>
            </w:r>
            <w:r w:rsidRPr="00297C71">
              <w:rPr>
                <w:rFonts w:ascii="Mark Pro" w:eastAsia="思源黑体" w:hAnsi="Mark Pro"/>
                <w:color w:val="595959" w:themeColor="text1" w:themeTint="A6"/>
                <w:kern w:val="28"/>
                <w:lang w:val="en-GB"/>
              </w:rPr>
              <w:t xml:space="preserve"> people or provide extra safety, e.g., </w:t>
            </w:r>
            <w:r w:rsidR="644D7110" w:rsidRPr="00297C71">
              <w:rPr>
                <w:rFonts w:ascii="Mark Pro" w:eastAsia="思源黑体" w:hAnsi="Mark Pro"/>
                <w:color w:val="595959" w:themeColor="text1" w:themeTint="A6"/>
                <w:kern w:val="28"/>
                <w:lang w:val="en-GB"/>
              </w:rPr>
              <w:t>a</w:t>
            </w:r>
            <w:r w:rsidRPr="00297C71">
              <w:rPr>
                <w:rFonts w:ascii="Mark Pro" w:eastAsia="思源黑体" w:hAnsi="Mark Pro"/>
                <w:color w:val="595959" w:themeColor="text1" w:themeTint="A6"/>
                <w:kern w:val="28"/>
                <w:lang w:val="en-GB"/>
              </w:rPr>
              <w:t xml:space="preserve"> driver in a car can approve a navigation change due to upcoming traffic jams just by voice, instead of interacting with knobs or a screen-based interface.</w:t>
            </w:r>
          </w:p>
          <w:p w14:paraId="1AFDF45A" w14:textId="237BB248" w:rsidR="006C2380"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In this activity, you will make use of some of the features of voice recognition.</w:t>
            </w:r>
          </w:p>
          <w:p w14:paraId="5B732BAD" w14:textId="6C5F7C8A" w:rsidR="007A3094" w:rsidRDefault="007A3094" w:rsidP="006C2380">
            <w:pPr>
              <w:spacing w:line="360" w:lineRule="auto"/>
              <w:rPr>
                <w:rFonts w:ascii="Mark Pro" w:eastAsia="思源黑体" w:hAnsi="Mark Pro"/>
                <w:color w:val="595959" w:themeColor="text1" w:themeTint="A6"/>
                <w:kern w:val="28"/>
                <w:lang w:val="en-GB"/>
              </w:rPr>
            </w:pPr>
          </w:p>
          <w:p w14:paraId="26399B2B" w14:textId="0B027CCB" w:rsidR="007A3094" w:rsidRDefault="007A3094" w:rsidP="006C2380">
            <w:pPr>
              <w:spacing w:line="360" w:lineRule="auto"/>
              <w:rPr>
                <w:rFonts w:ascii="Mark Pro" w:eastAsia="思源黑体" w:hAnsi="Mark Pro"/>
                <w:color w:val="595959" w:themeColor="text1" w:themeTint="A6"/>
                <w:kern w:val="28"/>
                <w:lang w:val="en-GB"/>
              </w:rPr>
            </w:pPr>
          </w:p>
          <w:p w14:paraId="797A25C0" w14:textId="11568040" w:rsidR="007A3094" w:rsidRDefault="007A3094" w:rsidP="006C2380">
            <w:pPr>
              <w:spacing w:line="360" w:lineRule="auto"/>
              <w:rPr>
                <w:ins w:id="60" w:author="Sergio Castellanos Arciniega" w:date="2021-06-22T11:03:00Z"/>
                <w:rFonts w:ascii="Mark Pro" w:eastAsia="思源黑体" w:hAnsi="Mark Pro"/>
                <w:color w:val="595959" w:themeColor="text1" w:themeTint="A6"/>
                <w:kern w:val="28"/>
                <w:lang w:val="en-GB"/>
              </w:rPr>
            </w:pPr>
          </w:p>
          <w:p w14:paraId="3E82C6D4" w14:textId="77777777" w:rsidR="007A16E2" w:rsidRPr="00297C71" w:rsidRDefault="007A16E2" w:rsidP="006C2380">
            <w:pPr>
              <w:spacing w:line="360" w:lineRule="auto"/>
              <w:rPr>
                <w:rFonts w:ascii="Mark Pro" w:eastAsia="思源黑体" w:hAnsi="Mark Pro"/>
                <w:color w:val="595959" w:themeColor="text1" w:themeTint="A6"/>
                <w:kern w:val="28"/>
                <w:lang w:val="en-GB"/>
              </w:rPr>
            </w:pPr>
          </w:p>
          <w:p w14:paraId="13B7D135" w14:textId="14CF5331" w:rsidR="006C2380" w:rsidRPr="00297C71" w:rsidDel="004A2A42" w:rsidRDefault="006C2380" w:rsidP="006C2380">
            <w:pPr>
              <w:spacing w:line="360" w:lineRule="auto"/>
              <w:rPr>
                <w:del w:id="61" w:author="Sergio Castellanos Arciniega" w:date="2021-06-22T11:20:00Z"/>
                <w:rFonts w:ascii="Mark Pro" w:eastAsia="思源黑体" w:hAnsi="Mark Pro"/>
                <w:color w:val="595959" w:themeColor="text1" w:themeTint="A6"/>
                <w:kern w:val="28"/>
                <w:lang w:val="en-GB"/>
              </w:rPr>
            </w:pPr>
          </w:p>
          <w:p w14:paraId="7F4D3B57" w14:textId="6108A456" w:rsidR="006C2380" w:rsidRPr="00297C71" w:rsidRDefault="006C2380" w:rsidP="006C2380">
            <w:pPr>
              <w:spacing w:line="360" w:lineRule="auto"/>
              <w:rPr>
                <w:rFonts w:ascii="Mark Pro Medium" w:eastAsia="思源黑体" w:hAnsi="Mark Pro Medium"/>
                <w:b/>
                <w:bCs/>
                <w:color w:val="595959" w:themeColor="text1" w:themeTint="A6"/>
                <w:kern w:val="28"/>
                <w:lang w:val="en-GB"/>
              </w:rPr>
            </w:pPr>
            <w:r w:rsidRPr="00297C71">
              <w:rPr>
                <w:rFonts w:ascii="Mark Pro Medium" w:eastAsia="思源黑体" w:hAnsi="Mark Pro Medium"/>
                <w:b/>
                <w:bCs/>
                <w:color w:val="595959" w:themeColor="text1" w:themeTint="A6"/>
                <w:kern w:val="28"/>
                <w:lang w:val="en-GB"/>
              </w:rPr>
              <w:t xml:space="preserve">2. Get to know speech recognition with </w:t>
            </w:r>
            <w:r w:rsidR="034555E9" w:rsidRPr="00297C71">
              <w:rPr>
                <w:rFonts w:ascii="Mark Pro Medium" w:eastAsia="思源黑体" w:hAnsi="Mark Pro Medium"/>
                <w:b/>
                <w:bCs/>
                <w:color w:val="595959" w:themeColor="text1" w:themeTint="A6"/>
                <w:kern w:val="28"/>
                <w:lang w:val="en-GB"/>
              </w:rPr>
              <w:t xml:space="preserve">the </w:t>
            </w:r>
            <w:r w:rsidRPr="00297C71">
              <w:rPr>
                <w:rFonts w:ascii="Mark Pro Medium" w:eastAsia="思源黑体" w:hAnsi="Mark Pro Medium"/>
                <w:b/>
                <w:bCs/>
                <w:color w:val="595959" w:themeColor="text1" w:themeTint="A6"/>
                <w:kern w:val="28"/>
                <w:lang w:val="en-GB"/>
              </w:rPr>
              <w:t>mBot2</w:t>
            </w:r>
          </w:p>
          <w:p w14:paraId="50EA7762" w14:textId="2A172B48" w:rsidR="006C2380" w:rsidRPr="00297C71"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 xml:space="preserve">The mBot2 offers a speech recognition based on block coding – it is as simple as starting the recognition for </w:t>
            </w:r>
            <w:r w:rsidR="007A3094">
              <w:rPr>
                <w:rFonts w:ascii="Mark Pro" w:eastAsia="思源黑体" w:hAnsi="Mark Pro"/>
                <w:color w:val="595959" w:themeColor="text1" w:themeTint="A6"/>
                <w:kern w:val="28"/>
                <w:lang w:val="en-GB"/>
              </w:rPr>
              <w:t>a</w:t>
            </w:r>
            <w:r w:rsidRPr="00297C71">
              <w:rPr>
                <w:rFonts w:ascii="Mark Pro" w:eastAsia="思源黑体" w:hAnsi="Mark Pro"/>
                <w:color w:val="595959" w:themeColor="text1" w:themeTint="A6"/>
                <w:kern w:val="28"/>
                <w:lang w:val="en-GB"/>
              </w:rPr>
              <w:t xml:space="preserve"> certain time (like 2,</w:t>
            </w:r>
            <w:ins w:id="62" w:author="Sergio Castellanos Arciniega" w:date="2021-06-22T10:16:00Z">
              <w:r w:rsidR="002B379F">
                <w:rPr>
                  <w:rFonts w:ascii="Mark Pro" w:eastAsia="思源黑体" w:hAnsi="Mark Pro"/>
                  <w:color w:val="595959" w:themeColor="text1" w:themeTint="A6"/>
                  <w:kern w:val="28"/>
                  <w:lang w:val="en-GB"/>
                </w:rPr>
                <w:t xml:space="preserve"> </w:t>
              </w:r>
            </w:ins>
            <w:r w:rsidRPr="00297C71">
              <w:rPr>
                <w:rFonts w:ascii="Mark Pro" w:eastAsia="思源黑体" w:hAnsi="Mark Pro"/>
                <w:color w:val="595959" w:themeColor="text1" w:themeTint="A6"/>
                <w:kern w:val="28"/>
                <w:lang w:val="en-GB"/>
              </w:rPr>
              <w:t>3 or 5 seconds) using a single block and retrieving the recognized text as a string by another block. The coding blocks will be explained below.</w:t>
            </w:r>
          </w:p>
          <w:p w14:paraId="4DF2D154" w14:textId="213B00D5" w:rsidR="006C2380" w:rsidRPr="00297C71"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 xml:space="preserve">This voice recognition can understand many different languages and is not restricted </w:t>
            </w:r>
            <w:r w:rsidR="155BF231" w:rsidRPr="00297C71">
              <w:rPr>
                <w:rFonts w:ascii="Mark Pro" w:eastAsia="思源黑体" w:hAnsi="Mark Pro"/>
                <w:color w:val="595959" w:themeColor="text1" w:themeTint="A6"/>
                <w:kern w:val="28"/>
                <w:lang w:val="en-GB"/>
              </w:rPr>
              <w:t>to a</w:t>
            </w:r>
            <w:r w:rsidRPr="00297C71">
              <w:rPr>
                <w:rFonts w:ascii="Mark Pro" w:eastAsia="思源黑体" w:hAnsi="Mark Pro"/>
                <w:color w:val="595959" w:themeColor="text1" w:themeTint="A6"/>
                <w:kern w:val="28"/>
                <w:lang w:val="en-GB"/>
              </w:rPr>
              <w:t xml:space="preserve"> small set of predefined words. Therefore, it is a very computational task</w:t>
            </w:r>
            <w:r w:rsidR="25C479F1" w:rsidRPr="00297C71">
              <w:rPr>
                <w:rFonts w:ascii="Mark Pro" w:eastAsia="思源黑体" w:hAnsi="Mark Pro"/>
                <w:color w:val="595959" w:themeColor="text1" w:themeTint="A6"/>
                <w:kern w:val="28"/>
                <w:lang w:val="en-GB"/>
              </w:rPr>
              <w:t xml:space="preserve"> </w:t>
            </w:r>
            <w:r w:rsidRPr="00297C71">
              <w:rPr>
                <w:rFonts w:ascii="Mark Pro" w:eastAsia="思源黑体" w:hAnsi="Mark Pro"/>
                <w:color w:val="595959" w:themeColor="text1" w:themeTint="A6"/>
                <w:kern w:val="28"/>
                <w:lang w:val="en-GB"/>
              </w:rPr>
              <w:t xml:space="preserve">- it is so demanding, that the mBot2 or </w:t>
            </w:r>
            <w:r w:rsidR="75E966D1" w:rsidRPr="00297C71">
              <w:rPr>
                <w:rFonts w:ascii="Mark Pro" w:eastAsia="思源黑体" w:hAnsi="Mark Pro"/>
                <w:color w:val="595959" w:themeColor="text1" w:themeTint="A6"/>
                <w:kern w:val="28"/>
                <w:lang w:val="en-GB"/>
              </w:rPr>
              <w:t>the</w:t>
            </w:r>
            <w:r w:rsidRPr="00297C71">
              <w:rPr>
                <w:rFonts w:ascii="Mark Pro" w:eastAsia="思源黑体" w:hAnsi="Mark Pro"/>
                <w:color w:val="595959" w:themeColor="text1" w:themeTint="A6"/>
                <w:kern w:val="28"/>
                <w:lang w:val="en-GB"/>
              </w:rPr>
              <w:t xml:space="preserve"> CyberPi can’t handle it themselves… </w:t>
            </w:r>
            <w:r w:rsidR="4A837BD1" w:rsidRPr="00297C71">
              <w:rPr>
                <w:rFonts w:ascii="Mark Pro" w:eastAsia="思源黑体" w:hAnsi="Mark Pro"/>
                <w:color w:val="595959" w:themeColor="text1" w:themeTint="A6"/>
                <w:kern w:val="28"/>
                <w:lang w:val="en-GB"/>
              </w:rPr>
              <w:t>t</w:t>
            </w:r>
            <w:r w:rsidRPr="00297C71">
              <w:rPr>
                <w:rFonts w:ascii="Mark Pro" w:eastAsia="思源黑体" w:hAnsi="Mark Pro"/>
                <w:color w:val="595959" w:themeColor="text1" w:themeTint="A6"/>
                <w:kern w:val="28"/>
                <w:lang w:val="en-GB"/>
              </w:rPr>
              <w:t xml:space="preserve">hey need to call for support using the internet. That’s why first of all, an </w:t>
            </w:r>
            <w:r w:rsidR="3514F7A6" w:rsidRPr="00297C71">
              <w:rPr>
                <w:rFonts w:ascii="Mark Pro" w:eastAsia="思源黑体" w:hAnsi="Mark Pro"/>
                <w:color w:val="595959" w:themeColor="text1" w:themeTint="A6"/>
                <w:kern w:val="28"/>
                <w:lang w:val="en-GB"/>
              </w:rPr>
              <w:t>I</w:t>
            </w:r>
            <w:r w:rsidRPr="00297C71">
              <w:rPr>
                <w:rFonts w:ascii="Mark Pro" w:eastAsia="思源黑体" w:hAnsi="Mark Pro"/>
                <w:color w:val="595959" w:themeColor="text1" w:themeTint="A6"/>
                <w:kern w:val="28"/>
                <w:lang w:val="en-GB"/>
              </w:rPr>
              <w:t xml:space="preserve">nternet connection must be </w:t>
            </w:r>
            <w:r w:rsidR="5FBA51DE" w:rsidRPr="00297C71">
              <w:rPr>
                <w:rFonts w:ascii="Mark Pro" w:eastAsia="思源黑体" w:hAnsi="Mark Pro"/>
                <w:color w:val="595959" w:themeColor="text1" w:themeTint="A6"/>
                <w:kern w:val="28"/>
                <w:lang w:val="en-GB"/>
              </w:rPr>
              <w:t>established,</w:t>
            </w:r>
            <w:r w:rsidRPr="00297C71">
              <w:rPr>
                <w:rFonts w:ascii="Mark Pro" w:eastAsia="思源黑体" w:hAnsi="Mark Pro"/>
                <w:color w:val="595959" w:themeColor="text1" w:themeTint="A6"/>
                <w:kern w:val="28"/>
                <w:lang w:val="en-GB"/>
              </w:rPr>
              <w:t xml:space="preserve"> and a user account is required as well. Setting up a user account generates a “key” to sign in into the services used (</w:t>
            </w:r>
            <w:r w:rsidR="7F005B1D" w:rsidRPr="00297C71">
              <w:rPr>
                <w:rFonts w:ascii="Mark Pro" w:eastAsia="思源黑体" w:hAnsi="Mark Pro"/>
                <w:color w:val="595959" w:themeColor="text1" w:themeTint="A6"/>
                <w:kern w:val="28"/>
                <w:lang w:val="en-GB"/>
              </w:rPr>
              <w:t xml:space="preserve">for </w:t>
            </w:r>
            <w:r w:rsidRPr="00297C71">
              <w:rPr>
                <w:rFonts w:ascii="Mark Pro" w:eastAsia="思源黑体" w:hAnsi="Mark Pro"/>
                <w:color w:val="595959" w:themeColor="text1" w:themeTint="A6"/>
                <w:kern w:val="28"/>
                <w:lang w:val="en-GB"/>
              </w:rPr>
              <w:t>data usage and privacy see below)</w:t>
            </w:r>
          </w:p>
          <w:p w14:paraId="77555E7A" w14:textId="77777777" w:rsidR="006C2380" w:rsidRPr="00297C71"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The speech recognition records the audio like you did this in the 3rd activity, and then sends this recording to a very powerful network of computers for processing. They take care of the translation back to text and send the text back to the CyberPi/mBot2. The network of computers is usually referred to as “the cloud”. It is not a specific computer anymore but rather a huge cluster of them shifting the computational tasks between them.</w:t>
            </w:r>
          </w:p>
          <w:p w14:paraId="21165BCB" w14:textId="493D736B" w:rsidR="006C2380" w:rsidRPr="00297C71"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 xml:space="preserve">You can use the </w:t>
            </w:r>
            <w:r w:rsidR="6A95E078" w:rsidRPr="00297C71">
              <w:rPr>
                <w:rFonts w:ascii="Mark Pro" w:eastAsia="思源黑体" w:hAnsi="Mark Pro"/>
                <w:color w:val="595959" w:themeColor="text1" w:themeTint="A6"/>
                <w:kern w:val="28"/>
                <w:lang w:val="en-GB"/>
              </w:rPr>
              <w:t>I</w:t>
            </w:r>
            <w:r w:rsidRPr="00297C71">
              <w:rPr>
                <w:rFonts w:ascii="Mark Pro" w:eastAsia="思源黑体" w:hAnsi="Mark Pro"/>
                <w:color w:val="595959" w:themeColor="text1" w:themeTint="A6"/>
                <w:kern w:val="28"/>
                <w:lang w:val="en-GB"/>
              </w:rPr>
              <w:t>nternet for transmitting data between multiple CyberPi</w:t>
            </w:r>
            <w:r w:rsidR="00475ABE">
              <w:rPr>
                <w:rFonts w:ascii="Mark Pro" w:eastAsia="思源黑体" w:hAnsi="Mark Pro"/>
                <w:color w:val="595959" w:themeColor="text1" w:themeTint="A6"/>
                <w:kern w:val="28"/>
                <w:lang w:val="en-GB"/>
              </w:rPr>
              <w:t>’s</w:t>
            </w:r>
            <w:r w:rsidRPr="00297C71">
              <w:rPr>
                <w:rFonts w:ascii="Mark Pro" w:eastAsia="思源黑体" w:hAnsi="Mark Pro"/>
                <w:color w:val="595959" w:themeColor="text1" w:themeTint="A6"/>
                <w:kern w:val="28"/>
                <w:lang w:val="en-GB"/>
              </w:rPr>
              <w:t xml:space="preserve"> in different networks and locations as well (like in school and at home). This digital service is processed in the clou</w:t>
            </w:r>
            <w:r w:rsidR="28D94EB4" w:rsidRPr="00297C71">
              <w:rPr>
                <w:rFonts w:ascii="Mark Pro" w:eastAsia="思源黑体" w:hAnsi="Mark Pro"/>
                <w:color w:val="595959" w:themeColor="text1" w:themeTint="A6"/>
                <w:kern w:val="28"/>
                <w:lang w:val="en-GB"/>
              </w:rPr>
              <w:t>d</w:t>
            </w:r>
            <w:r w:rsidRPr="00297C71">
              <w:rPr>
                <w:rFonts w:ascii="Mark Pro" w:eastAsia="思源黑体" w:hAnsi="Mark Pro"/>
                <w:color w:val="595959" w:themeColor="text1" w:themeTint="A6"/>
                <w:kern w:val="28"/>
                <w:lang w:val="en-GB"/>
              </w:rPr>
              <w:t xml:space="preserve"> as well.</w:t>
            </w:r>
          </w:p>
          <w:p w14:paraId="71CC3CC1" w14:textId="77777777" w:rsidR="006C2380" w:rsidRPr="00297C71" w:rsidRDefault="006C2380" w:rsidP="006C2380">
            <w:pPr>
              <w:spacing w:line="360" w:lineRule="auto"/>
              <w:rPr>
                <w:rFonts w:ascii="Mark Pro" w:eastAsia="思源黑体" w:hAnsi="Mark Pro"/>
                <w:color w:val="595959" w:themeColor="text1" w:themeTint="A6"/>
                <w:kern w:val="28"/>
                <w:lang w:val="en-GB"/>
              </w:rPr>
            </w:pPr>
          </w:p>
          <w:p w14:paraId="4343B94A" w14:textId="77777777" w:rsidR="006C2380" w:rsidRPr="00297C71" w:rsidRDefault="006C2380" w:rsidP="006C2380">
            <w:pPr>
              <w:spacing w:line="360" w:lineRule="auto"/>
              <w:rPr>
                <w:rFonts w:ascii="Mark Pro Medium" w:eastAsia="思源黑体" w:hAnsi="Mark Pro Medium"/>
                <w:b/>
                <w:bCs/>
                <w:color w:val="595959" w:themeColor="text1" w:themeTint="A6"/>
                <w:kern w:val="28"/>
                <w:lang w:val="en-GB"/>
              </w:rPr>
            </w:pPr>
            <w:r w:rsidRPr="00297C71">
              <w:rPr>
                <w:rFonts w:ascii="Mark Pro Medium" w:eastAsia="思源黑体" w:hAnsi="Mark Pro Medium"/>
                <w:b/>
                <w:bCs/>
                <w:color w:val="595959" w:themeColor="text1" w:themeTint="A6"/>
                <w:kern w:val="28"/>
                <w:lang w:val="en-GB"/>
              </w:rPr>
              <w:t>Data usage and privacy note:</w:t>
            </w:r>
          </w:p>
          <w:p w14:paraId="18282B6B" w14:textId="01F9C4A9" w:rsidR="006C2380" w:rsidRPr="00297C71"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Speech recognition requires an internet connection for transferring the reco</w:t>
            </w:r>
            <w:r w:rsidR="6E2C48AC" w:rsidRPr="00297C71">
              <w:rPr>
                <w:rFonts w:ascii="Mark Pro" w:eastAsia="思源黑体" w:hAnsi="Mark Pro"/>
                <w:color w:val="595959" w:themeColor="text1" w:themeTint="A6"/>
                <w:kern w:val="28"/>
                <w:lang w:val="en-GB"/>
              </w:rPr>
              <w:t>r</w:t>
            </w:r>
            <w:r w:rsidRPr="00297C71">
              <w:rPr>
                <w:rFonts w:ascii="Mark Pro" w:eastAsia="思源黑体" w:hAnsi="Mark Pro"/>
                <w:color w:val="595959" w:themeColor="text1" w:themeTint="A6"/>
                <w:kern w:val="28"/>
                <w:lang w:val="en-GB"/>
              </w:rPr>
              <w:t xml:space="preserve">ded audio and sending back the transcribed text. The recorded audio is processed on servers in Europe, the Microsoft Azure cloud, but it will not be stored permanently. For using the services, a “key” is required, that will automatically be generated by creating a user account on Makeblock.com and used internally by the coding blocks. There is no need to manually enter this key anywhere. </w:t>
            </w:r>
          </w:p>
          <w:p w14:paraId="5816720D" w14:textId="77777777" w:rsidR="006C2380" w:rsidRPr="00297C71"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Apart from an Email and a self-chosen password, no further personal information (like names, pictures, gender…) is mandatory.</w:t>
            </w:r>
          </w:p>
          <w:p w14:paraId="0ED13129" w14:textId="520B05E5" w:rsidR="006C2380" w:rsidRPr="00297C71" w:rsidRDefault="006C2380" w:rsidP="006C2380">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 xml:space="preserve">The internet connection requires a </w:t>
            </w:r>
            <w:del w:id="63" w:author="Sergio Castellanos Arciniega" w:date="2021-06-21T17:12:00Z">
              <w:r w:rsidRPr="00297C71" w:rsidDel="00475ABE">
                <w:rPr>
                  <w:rFonts w:ascii="Mark Pro" w:eastAsia="思源黑体" w:hAnsi="Mark Pro"/>
                  <w:color w:val="595959" w:themeColor="text1" w:themeTint="A6"/>
                  <w:kern w:val="28"/>
                  <w:lang w:val="en-GB"/>
                </w:rPr>
                <w:delText>W</w:delText>
              </w:r>
              <w:r w:rsidR="0C84A409" w:rsidRPr="00297C71" w:rsidDel="00475ABE">
                <w:rPr>
                  <w:rFonts w:ascii="Mark Pro" w:eastAsia="思源黑体" w:hAnsi="Mark Pro"/>
                  <w:color w:val="595959" w:themeColor="text1" w:themeTint="A6"/>
                  <w:kern w:val="28"/>
                  <w:lang w:val="en-GB"/>
                </w:rPr>
                <w:delText>i</w:delText>
              </w:r>
              <w:r w:rsidRPr="00297C71" w:rsidDel="00475ABE">
                <w:rPr>
                  <w:rFonts w:ascii="Mark Pro" w:eastAsia="思源黑体" w:hAnsi="Mark Pro"/>
                  <w:color w:val="595959" w:themeColor="text1" w:themeTint="A6"/>
                  <w:kern w:val="28"/>
                  <w:lang w:val="en-GB"/>
                </w:rPr>
                <w:delText>F</w:delText>
              </w:r>
              <w:r w:rsidR="5DD17C95" w:rsidRPr="00297C71" w:rsidDel="00475ABE">
                <w:rPr>
                  <w:rFonts w:ascii="Mark Pro" w:eastAsia="思源黑体" w:hAnsi="Mark Pro"/>
                  <w:color w:val="595959" w:themeColor="text1" w:themeTint="A6"/>
                  <w:kern w:val="28"/>
                  <w:lang w:val="en-GB"/>
                </w:rPr>
                <w:delText>i</w:delText>
              </w:r>
            </w:del>
            <w:ins w:id="64" w:author="Sergio Castellanos Arciniega" w:date="2021-06-21T17:12:00Z">
              <w:r w:rsidR="00475ABE" w:rsidRPr="00297C71">
                <w:rPr>
                  <w:rFonts w:ascii="Mark Pro" w:eastAsia="思源黑体" w:hAnsi="Mark Pro"/>
                  <w:color w:val="595959" w:themeColor="text1" w:themeTint="A6"/>
                  <w:kern w:val="28"/>
                  <w:lang w:val="en-GB"/>
                </w:rPr>
                <w:t>WIFI</w:t>
              </w:r>
            </w:ins>
            <w:r w:rsidRPr="00297C71">
              <w:rPr>
                <w:rFonts w:ascii="Mark Pro" w:eastAsia="思源黑体" w:hAnsi="Mark Pro"/>
                <w:color w:val="595959" w:themeColor="text1" w:themeTint="A6"/>
                <w:kern w:val="28"/>
                <w:lang w:val="en-GB"/>
              </w:rPr>
              <w:t xml:space="preserve"> access via SSID (that is the name of the wireless network) and password – certificate-based logins are not supported. The SSID and password are stored with the program in plain text, so using a temporary hotspot might be a good idea. Ideally, you can use a smartphone with a flat-rate data plan.</w:t>
            </w:r>
          </w:p>
          <w:p w14:paraId="23ABAD12" w14:textId="77777777" w:rsidR="006C2380" w:rsidRPr="00297C71" w:rsidRDefault="006C2380" w:rsidP="006C2380">
            <w:pPr>
              <w:spacing w:line="360" w:lineRule="auto"/>
              <w:rPr>
                <w:rFonts w:ascii="Mark Pro" w:eastAsia="思源黑体" w:hAnsi="Mark Pro"/>
                <w:color w:val="595959" w:themeColor="text1" w:themeTint="A6"/>
                <w:kern w:val="28"/>
                <w:lang w:val="en-GB"/>
              </w:rPr>
            </w:pPr>
          </w:p>
          <w:p w14:paraId="29AD0D6A" w14:textId="0DE19F5F" w:rsidR="006C2380" w:rsidRPr="00297C71" w:rsidRDefault="006C2380" w:rsidP="006C2380">
            <w:pPr>
              <w:spacing w:line="360" w:lineRule="auto"/>
              <w:rPr>
                <w:rFonts w:ascii="Mark Pro" w:eastAsia="思源黑体" w:hAnsi="Mark Pro"/>
                <w:color w:val="595959" w:themeColor="text1" w:themeTint="A6"/>
                <w:kern w:val="28"/>
                <w:lang w:val="en-GB"/>
              </w:rPr>
            </w:pPr>
          </w:p>
        </w:tc>
      </w:tr>
      <w:tr w:rsidR="00654227" w:rsidRPr="00297C71" w14:paraId="1C961E4C" w14:textId="77777777" w:rsidTr="004B0C43">
        <w:trPr>
          <w:trHeight w:val="850"/>
          <w:trPrChange w:id="65" w:author="Sergio Castellanos Arciniega" w:date="2021-06-22T13:25:00Z">
            <w:trPr>
              <w:trHeight w:val="850"/>
            </w:trPr>
          </w:trPrChange>
        </w:trPr>
        <w:tc>
          <w:tcPr>
            <w:tcW w:w="10456" w:type="dxa"/>
            <w:shd w:val="clear" w:color="auto" w:fill="00B0F0"/>
            <w:vAlign w:val="center"/>
            <w:tcPrChange w:id="66" w:author="Sergio Castellanos Arciniega" w:date="2021-06-22T13:25:00Z">
              <w:tcPr>
                <w:tcW w:w="10466" w:type="dxa"/>
                <w:gridSpan w:val="3"/>
                <w:shd w:val="clear" w:color="auto" w:fill="00B0F0"/>
                <w:vAlign w:val="center"/>
              </w:tcPr>
            </w:tcPrChange>
          </w:tcPr>
          <w:p w14:paraId="26065107" w14:textId="77777777" w:rsidR="006C2380" w:rsidRPr="00297C71" w:rsidRDefault="006C2380" w:rsidP="006C2380">
            <w:pPr>
              <w:spacing w:line="276" w:lineRule="auto"/>
              <w:jc w:val="center"/>
              <w:rPr>
                <w:rFonts w:ascii="Mark Pro Medium" w:eastAsia="思源黑体" w:hAnsi="Mark Pro Medium"/>
                <w:b/>
                <w:bCs/>
                <w:color w:val="FFFFFF" w:themeColor="background1"/>
                <w:kern w:val="28"/>
                <w:sz w:val="28"/>
                <w:szCs w:val="28"/>
                <w:lang w:val="en-GB"/>
              </w:rPr>
            </w:pPr>
            <w:r w:rsidRPr="00297C71">
              <w:rPr>
                <w:rFonts w:ascii="Mark Pro Medium" w:eastAsia="思源黑体" w:hAnsi="Mark Pro Medium"/>
                <w:b/>
                <w:bCs/>
                <w:color w:val="FFFFFF" w:themeColor="background1"/>
                <w:kern w:val="28"/>
                <w:sz w:val="28"/>
                <w:szCs w:val="28"/>
                <w:lang w:val="en-GB"/>
              </w:rPr>
              <w:t>2. Hands-on</w:t>
            </w:r>
          </w:p>
          <w:p w14:paraId="77E80F0B" w14:textId="5B5F443F" w:rsidR="00654227" w:rsidRPr="00297C71" w:rsidRDefault="006C2380" w:rsidP="006C2380">
            <w:pPr>
              <w:spacing w:line="276" w:lineRule="auto"/>
              <w:jc w:val="center"/>
              <w:rPr>
                <w:rFonts w:ascii="Mark Pro Medium" w:eastAsia="思源黑体" w:hAnsi="Mark Pro Medium"/>
                <w:b/>
                <w:bCs/>
                <w:color w:val="FFFFFF" w:themeColor="background1"/>
                <w:kern w:val="28"/>
                <w:sz w:val="28"/>
                <w:szCs w:val="28"/>
                <w:lang w:val="en-GB"/>
              </w:rPr>
            </w:pPr>
            <w:r w:rsidRPr="00297C71">
              <w:rPr>
                <w:rFonts w:ascii="Mark Pro Medium" w:eastAsia="思源黑体" w:hAnsi="Mark Pro Medium"/>
                <w:b/>
                <w:bCs/>
                <w:color w:val="FFFFFF" w:themeColor="background1"/>
                <w:kern w:val="28"/>
                <w:sz w:val="28"/>
                <w:szCs w:val="28"/>
                <w:lang w:val="en-GB"/>
              </w:rPr>
              <w:t>(10 min)</w:t>
            </w:r>
          </w:p>
        </w:tc>
      </w:tr>
      <w:tr w:rsidR="006C2380" w:rsidRPr="00297C71" w14:paraId="4FBD23A1" w14:textId="77777777" w:rsidTr="004B0C43">
        <w:trPr>
          <w:trHeight w:val="850"/>
          <w:trPrChange w:id="67" w:author="Sergio Castellanos Arciniega" w:date="2021-06-22T13:25:00Z">
            <w:trPr>
              <w:trHeight w:val="850"/>
            </w:trPr>
          </w:trPrChange>
        </w:trPr>
        <w:tc>
          <w:tcPr>
            <w:tcW w:w="10456" w:type="dxa"/>
            <w:shd w:val="clear" w:color="auto" w:fill="auto"/>
            <w:vAlign w:val="center"/>
            <w:tcPrChange w:id="68" w:author="Sergio Castellanos Arciniega" w:date="2021-06-22T13:25:00Z">
              <w:tcPr>
                <w:tcW w:w="10466" w:type="dxa"/>
                <w:gridSpan w:val="3"/>
                <w:shd w:val="clear" w:color="auto" w:fill="FFFFFF" w:themeFill="background1"/>
                <w:vAlign w:val="center"/>
              </w:tcPr>
            </w:tcPrChange>
          </w:tcPr>
          <w:p w14:paraId="5AE03572" w14:textId="6B6FC5A4" w:rsidR="006C2380" w:rsidRPr="00475ABE" w:rsidRDefault="006C2380" w:rsidP="006C2380">
            <w:pPr>
              <w:spacing w:line="360" w:lineRule="auto"/>
              <w:rPr>
                <w:rFonts w:ascii="Mark Pro Medium" w:eastAsia="思源黑体" w:hAnsi="Mark Pro Medium"/>
                <w:b/>
                <w:bCs/>
                <w:color w:val="595959" w:themeColor="text1" w:themeTint="A6"/>
                <w:kern w:val="28"/>
                <w:lang w:val="en-GB"/>
                <w:rPrChange w:id="69" w:author="Sergio Castellanos Arciniega" w:date="2021-06-21T17:09:00Z">
                  <w:rPr>
                    <w:rFonts w:ascii="Mark Pro" w:eastAsia="思源黑体" w:hAnsi="Mark Pro"/>
                    <w:color w:val="595959" w:themeColor="text1" w:themeTint="A6"/>
                    <w:kern w:val="28"/>
                    <w:lang w:val="en-GB"/>
                  </w:rPr>
                </w:rPrChange>
              </w:rPr>
            </w:pPr>
            <w:r w:rsidRPr="00475ABE">
              <w:rPr>
                <w:rFonts w:ascii="Mark Pro Medium" w:eastAsia="思源黑体" w:hAnsi="Mark Pro Medium"/>
                <w:b/>
                <w:bCs/>
                <w:color w:val="595959" w:themeColor="text1" w:themeTint="A6"/>
                <w:kern w:val="28"/>
                <w:lang w:val="en-GB"/>
                <w:rPrChange w:id="70" w:author="Sergio Castellanos Arciniega" w:date="2021-06-21T17:09:00Z">
                  <w:rPr>
                    <w:rFonts w:ascii="Mark Pro" w:eastAsia="思源黑体" w:hAnsi="Mark Pro"/>
                    <w:color w:val="595959" w:themeColor="text1" w:themeTint="A6"/>
                    <w:kern w:val="28"/>
                    <w:lang w:val="en-GB"/>
                  </w:rPr>
                </w:rPrChange>
              </w:rPr>
              <w:t>Step 2: Hands-on:</w:t>
            </w:r>
          </w:p>
          <w:p w14:paraId="4E2465AC" w14:textId="3D545859" w:rsidR="000F47EA" w:rsidRPr="00297C71" w:rsidDel="0039490B" w:rsidRDefault="000F47EA" w:rsidP="000F47EA">
            <w:pPr>
              <w:spacing w:line="360" w:lineRule="auto"/>
              <w:rPr>
                <w:del w:id="71" w:author="Sergio Castellanos Arciniega" w:date="2021-06-23T10:21:00Z"/>
                <w:rFonts w:ascii="Mark Pro" w:eastAsia="思源黑体" w:hAnsi="Mark Pro"/>
                <w:color w:val="595959" w:themeColor="text1" w:themeTint="A6"/>
                <w:kern w:val="28"/>
                <w:lang w:val="en-GB"/>
              </w:rPr>
            </w:pPr>
            <w:del w:id="72" w:author="Sergio Castellanos Arciniega" w:date="2021-06-23T10:21:00Z">
              <w:r w:rsidRPr="00297C71" w:rsidDel="0039490B">
                <w:rPr>
                  <w:rFonts w:ascii="Mark Pro" w:eastAsia="思源黑体" w:hAnsi="Mark Pro"/>
                  <w:color w:val="595959" w:themeColor="text1" w:themeTint="A6"/>
                  <w:kern w:val="28"/>
                  <w:lang w:val="en-GB"/>
                </w:rPr>
                <w:delText xml:space="preserve">This step consists of </w:delText>
              </w:r>
            </w:del>
            <w:del w:id="73" w:author="Sergio Castellanos Arciniega" w:date="2021-06-22T10:53:00Z">
              <w:r w:rsidR="6A0989D7" w:rsidRPr="00297C71" w:rsidDel="000C1989">
                <w:rPr>
                  <w:rFonts w:ascii="Mark Pro" w:eastAsia="思源黑体" w:hAnsi="Mark Pro"/>
                  <w:color w:val="595959" w:themeColor="text1" w:themeTint="A6"/>
                  <w:kern w:val="28"/>
                  <w:lang w:val="en-GB"/>
                </w:rPr>
                <w:delText xml:space="preserve">three </w:delText>
              </w:r>
            </w:del>
            <w:del w:id="74" w:author="Sergio Castellanos Arciniega" w:date="2021-06-23T10:21:00Z">
              <w:r w:rsidRPr="00297C71" w:rsidDel="0039490B">
                <w:rPr>
                  <w:rFonts w:ascii="Mark Pro" w:eastAsia="思源黑体" w:hAnsi="Mark Pro"/>
                  <w:color w:val="595959" w:themeColor="text1" w:themeTint="A6"/>
                  <w:kern w:val="28"/>
                  <w:lang w:val="en-GB"/>
                </w:rPr>
                <w:delText>part</w:delText>
              </w:r>
              <w:r w:rsidR="252CF176" w:rsidRPr="00297C71" w:rsidDel="0039490B">
                <w:rPr>
                  <w:rFonts w:ascii="Mark Pro" w:eastAsia="思源黑体" w:hAnsi="Mark Pro"/>
                  <w:color w:val="595959" w:themeColor="text1" w:themeTint="A6"/>
                  <w:kern w:val="28"/>
                  <w:lang w:val="en-GB"/>
                </w:rPr>
                <w:delText>s</w:delText>
              </w:r>
              <w:r w:rsidRPr="00297C71" w:rsidDel="0039490B">
                <w:rPr>
                  <w:rFonts w:ascii="Mark Pro" w:eastAsia="思源黑体" w:hAnsi="Mark Pro"/>
                  <w:color w:val="595959" w:themeColor="text1" w:themeTint="A6"/>
                  <w:kern w:val="28"/>
                  <w:lang w:val="en-GB"/>
                </w:rPr>
                <w:delText>:</w:delText>
              </w:r>
            </w:del>
          </w:p>
          <w:p w14:paraId="0D11BD99" w14:textId="1D32D727" w:rsidR="000C1989" w:rsidRPr="0039490B" w:rsidRDefault="0039490B" w:rsidP="0039490B">
            <w:pPr>
              <w:spacing w:line="360" w:lineRule="auto"/>
              <w:rPr>
                <w:ins w:id="75" w:author="Sergio Castellanos Arciniega" w:date="2021-06-22T10:54:00Z"/>
                <w:rFonts w:ascii="Mark Pro" w:eastAsia="思源黑体" w:hAnsi="Mark Pro"/>
                <w:color w:val="595959" w:themeColor="text1" w:themeTint="A6"/>
                <w:kern w:val="28"/>
                <w:lang w:val="en-GB"/>
                <w:rPrChange w:id="76" w:author="Sergio Castellanos Arciniega" w:date="2021-06-23T10:21:00Z">
                  <w:rPr>
                    <w:ins w:id="77" w:author="Sergio Castellanos Arciniega" w:date="2021-06-22T10:54:00Z"/>
                  </w:rPr>
                </w:rPrChange>
              </w:rPr>
              <w:pPrChange w:id="78" w:author="Sergio Castellanos Arciniega" w:date="2021-06-23T10:21:00Z">
                <w:pPr>
                  <w:pStyle w:val="ListParagraph"/>
                  <w:numPr>
                    <w:numId w:val="32"/>
                  </w:numPr>
                  <w:spacing w:line="360" w:lineRule="auto"/>
                  <w:ind w:hanging="360"/>
                </w:pPr>
              </w:pPrChange>
            </w:pPr>
            <w:ins w:id="79" w:author="Sergio Castellanos Arciniega" w:date="2021-06-23T10:21:00Z">
              <w:r>
                <w:rPr>
                  <w:rFonts w:ascii="Mark Pro" w:eastAsia="思源黑体" w:hAnsi="Mark Pro"/>
                  <w:color w:val="595959" w:themeColor="text1" w:themeTint="A6"/>
                  <w:kern w:val="28"/>
                </w:rPr>
                <w:t xml:space="preserve">In this step you will get </w:t>
              </w:r>
            </w:ins>
            <w:ins w:id="80" w:author="Sergio Castellanos Arciniega" w:date="2021-06-22T10:54:00Z">
              <w:r w:rsidR="000C1989" w:rsidRPr="0039490B">
                <w:rPr>
                  <w:rFonts w:ascii="Mark Pro" w:eastAsia="思源黑体" w:hAnsi="Mark Pro"/>
                  <w:color w:val="595959" w:themeColor="text1" w:themeTint="A6"/>
                  <w:kern w:val="28"/>
                  <w:rPrChange w:id="81" w:author="Sergio Castellanos Arciniega" w:date="2021-06-23T10:21:00Z">
                    <w:rPr/>
                  </w:rPrChange>
                </w:rPr>
                <w:t xml:space="preserve">acquainted with the different code blocks of the </w:t>
              </w:r>
            </w:ins>
            <w:ins w:id="82" w:author="Sergio Castellanos Arciniega" w:date="2021-06-22T10:55:00Z">
              <w:r w:rsidR="000C1989" w:rsidRPr="0039490B">
                <w:rPr>
                  <w:rFonts w:ascii="Mark Pro" w:eastAsia="思源黑体" w:hAnsi="Mark Pro"/>
                  <w:color w:val="595959" w:themeColor="text1" w:themeTint="A6"/>
                  <w:kern w:val="28"/>
                  <w:rPrChange w:id="83" w:author="Sergio Castellanos Arciniega" w:date="2021-06-23T10:21:00Z">
                    <w:rPr/>
                  </w:rPrChange>
                </w:rPr>
                <w:t>AI and IoT functions</w:t>
              </w:r>
            </w:ins>
            <w:ins w:id="84" w:author="Sergio Castellanos Arciniega" w:date="2021-06-23T10:21:00Z">
              <w:r>
                <w:rPr>
                  <w:rFonts w:ascii="Mark Pro" w:eastAsia="思源黑体" w:hAnsi="Mark Pro"/>
                  <w:color w:val="595959" w:themeColor="text1" w:themeTint="A6"/>
                  <w:kern w:val="28"/>
                </w:rPr>
                <w:t xml:space="preserve">. </w:t>
              </w:r>
              <w:r w:rsidRPr="00297C71">
                <w:rPr>
                  <w:rFonts w:ascii="Mark Pro" w:eastAsia="思源黑体" w:hAnsi="Mark Pro"/>
                  <w:color w:val="595959" w:themeColor="text1" w:themeTint="A6"/>
                  <w:kern w:val="28"/>
                  <w:lang w:val="en-GB"/>
                </w:rPr>
                <w:t xml:space="preserve">This step consists of </w:t>
              </w:r>
              <w:r>
                <w:rPr>
                  <w:rFonts w:ascii="Mark Pro" w:eastAsia="思源黑体" w:hAnsi="Mark Pro"/>
                  <w:color w:val="595959" w:themeColor="text1" w:themeTint="A6"/>
                  <w:kern w:val="28"/>
                  <w:lang w:val="en-GB"/>
                </w:rPr>
                <w:t>three</w:t>
              </w:r>
              <w:r w:rsidRPr="00297C71">
                <w:rPr>
                  <w:rFonts w:ascii="Mark Pro" w:eastAsia="思源黑体" w:hAnsi="Mark Pro"/>
                  <w:color w:val="595959" w:themeColor="text1" w:themeTint="A6"/>
                  <w:kern w:val="28"/>
                  <w:lang w:val="en-GB"/>
                </w:rPr>
                <w:t xml:space="preserve"> parts:</w:t>
              </w:r>
            </w:ins>
          </w:p>
          <w:p w14:paraId="7285446F" w14:textId="77777777" w:rsidR="000C1989" w:rsidRDefault="000C1989" w:rsidP="0039490B">
            <w:pPr>
              <w:pStyle w:val="ListParagraph"/>
              <w:numPr>
                <w:ilvl w:val="0"/>
                <w:numId w:val="32"/>
              </w:numPr>
              <w:spacing w:line="360" w:lineRule="auto"/>
              <w:rPr>
                <w:ins w:id="85" w:author="Sergio Castellanos Arciniega" w:date="2021-06-22T10:54:00Z"/>
                <w:rFonts w:ascii="Mark Pro" w:eastAsia="思源黑体" w:hAnsi="Mark Pro"/>
                <w:color w:val="595959" w:themeColor="text1" w:themeTint="A6"/>
                <w:kern w:val="28"/>
                <w:lang w:val="en-GB"/>
              </w:rPr>
              <w:pPrChange w:id="86" w:author="Sergio Castellanos Arciniega" w:date="2021-06-23T10:21:00Z">
                <w:pPr>
                  <w:pStyle w:val="ListParagraph"/>
                  <w:numPr>
                    <w:numId w:val="32"/>
                  </w:numPr>
                  <w:spacing w:line="360" w:lineRule="auto"/>
                  <w:ind w:hanging="360"/>
                </w:pPr>
              </w:pPrChange>
            </w:pPr>
            <w:ins w:id="87" w:author="Sergio Castellanos Arciniega" w:date="2021-06-22T10:54:00Z">
              <w:r w:rsidRPr="00475ABE">
                <w:rPr>
                  <w:rFonts w:ascii="Mark Pro" w:eastAsia="思源黑体" w:hAnsi="Mark Pro"/>
                  <w:color w:val="595959" w:themeColor="text1" w:themeTint="A6"/>
                  <w:kern w:val="28"/>
                  <w:lang w:val="en-GB"/>
                </w:rPr>
                <w:t>Setting up a WIFI connection</w:t>
              </w:r>
              <w:r w:rsidRPr="00475ABE" w:rsidDel="00475ABE">
                <w:rPr>
                  <w:rFonts w:ascii="Mark Pro" w:eastAsia="思源黑体" w:hAnsi="Mark Pro"/>
                  <w:color w:val="595959" w:themeColor="text1" w:themeTint="A6"/>
                  <w:kern w:val="28"/>
                  <w:lang w:val="en-GB"/>
                </w:rPr>
                <w:t xml:space="preserve"> </w:t>
              </w:r>
            </w:ins>
          </w:p>
          <w:p w14:paraId="7D9F5254" w14:textId="77777777" w:rsidR="000C1989" w:rsidRPr="00297C71" w:rsidRDefault="000C1989" w:rsidP="0039490B">
            <w:pPr>
              <w:pStyle w:val="ListParagraph"/>
              <w:numPr>
                <w:ilvl w:val="0"/>
                <w:numId w:val="32"/>
              </w:numPr>
              <w:spacing w:line="360" w:lineRule="auto"/>
              <w:rPr>
                <w:ins w:id="88" w:author="Sergio Castellanos Arciniega" w:date="2021-06-22T10:54:00Z"/>
                <w:rFonts w:ascii="Mark Pro" w:eastAsia="思源黑体" w:hAnsi="Mark Pro"/>
                <w:color w:val="595959" w:themeColor="text1" w:themeTint="A6"/>
                <w:kern w:val="28"/>
                <w:lang w:val="en-GB"/>
              </w:rPr>
              <w:pPrChange w:id="89" w:author="Sergio Castellanos Arciniega" w:date="2021-06-23T10:21:00Z">
                <w:pPr>
                  <w:pStyle w:val="ListParagraph"/>
                  <w:numPr>
                    <w:numId w:val="32"/>
                  </w:numPr>
                  <w:spacing w:line="360" w:lineRule="auto"/>
                  <w:ind w:hanging="360"/>
                </w:pPr>
              </w:pPrChange>
            </w:pPr>
            <w:ins w:id="90" w:author="Sergio Castellanos Arciniega" w:date="2021-06-22T10:54:00Z">
              <w:r w:rsidRPr="00297C71">
                <w:rPr>
                  <w:rFonts w:ascii="Mark Pro" w:eastAsia="思源黑体" w:hAnsi="Mark Pro"/>
                  <w:color w:val="595959" w:themeColor="text1" w:themeTint="A6"/>
                  <w:kern w:val="28"/>
                  <w:lang w:val="en-GB"/>
                </w:rPr>
                <w:t>Programming and applying speech recognition</w:t>
              </w:r>
            </w:ins>
          </w:p>
          <w:p w14:paraId="77181908" w14:textId="520F4FAC" w:rsidR="000C1989" w:rsidRPr="000C1989" w:rsidRDefault="000C1989" w:rsidP="0039490B">
            <w:pPr>
              <w:pStyle w:val="ListParagraph"/>
              <w:numPr>
                <w:ilvl w:val="0"/>
                <w:numId w:val="32"/>
              </w:numPr>
              <w:spacing w:line="360" w:lineRule="auto"/>
              <w:rPr>
                <w:ins w:id="91" w:author="Sergio Castellanos Arciniega" w:date="2021-06-22T10:54:00Z"/>
                <w:rFonts w:ascii="Mark Pro" w:eastAsia="思源黑体" w:hAnsi="Mark Pro"/>
                <w:color w:val="595959" w:themeColor="text1" w:themeTint="A6"/>
                <w:kern w:val="28"/>
                <w:lang w:val="en-GB"/>
                <w:rPrChange w:id="92" w:author="Sergio Castellanos Arciniega" w:date="2021-06-22T10:54:00Z">
                  <w:rPr>
                    <w:ins w:id="93" w:author="Sergio Castellanos Arciniega" w:date="2021-06-22T10:54:00Z"/>
                  </w:rPr>
                </w:rPrChange>
              </w:rPr>
              <w:pPrChange w:id="94" w:author="Sergio Castellanos Arciniega" w:date="2021-06-23T10:21:00Z">
                <w:pPr>
                  <w:pStyle w:val="ListParagraph"/>
                  <w:numPr>
                    <w:numId w:val="32"/>
                  </w:numPr>
                  <w:spacing w:line="360" w:lineRule="auto"/>
                  <w:ind w:hanging="360"/>
                </w:pPr>
              </w:pPrChange>
            </w:pPr>
            <w:ins w:id="95" w:author="Sergio Castellanos Arciniega" w:date="2021-06-22T10:54:00Z">
              <w:r w:rsidRPr="00297C71">
                <w:rPr>
                  <w:rFonts w:ascii="Mark Pro" w:eastAsia="思源黑体" w:hAnsi="Mark Pro"/>
                  <w:color w:val="595959" w:themeColor="text1" w:themeTint="A6"/>
                  <w:kern w:val="28"/>
                  <w:lang w:val="en-GB"/>
                </w:rPr>
                <w:t>Messaging and Communication in LAN and Cloud</w:t>
              </w:r>
            </w:ins>
          </w:p>
          <w:p w14:paraId="655D54EB" w14:textId="62BF7A5F" w:rsidR="000F47EA" w:rsidRPr="00297C71" w:rsidDel="00475ABE" w:rsidRDefault="000F47EA" w:rsidP="000C1989">
            <w:pPr>
              <w:pStyle w:val="ListParagraph"/>
              <w:numPr>
                <w:ilvl w:val="0"/>
                <w:numId w:val="32"/>
              </w:numPr>
              <w:spacing w:line="360" w:lineRule="auto"/>
              <w:rPr>
                <w:del w:id="96" w:author="Sergio Castellanos Arciniega" w:date="2021-06-21T17:13:00Z"/>
                <w:rFonts w:ascii="Mark Pro" w:eastAsia="思源黑体" w:hAnsi="Mark Pro"/>
                <w:color w:val="595959" w:themeColor="text1" w:themeTint="A6"/>
                <w:kern w:val="28"/>
                <w:lang w:val="en-GB"/>
              </w:rPr>
            </w:pPr>
            <w:del w:id="97" w:author="Sergio Castellanos Arciniega" w:date="2021-06-21T17:13:00Z">
              <w:r w:rsidRPr="00297C71" w:rsidDel="00475ABE">
                <w:rPr>
                  <w:rFonts w:ascii="Mark Pro" w:eastAsia="思源黑体" w:hAnsi="Mark Pro"/>
                  <w:color w:val="595959" w:themeColor="text1" w:themeTint="A6"/>
                  <w:kern w:val="28"/>
                  <w:lang w:val="en-GB"/>
                </w:rPr>
                <w:delText xml:space="preserve">Getting acquainted with the different code blocks of the </w:delText>
              </w:r>
            </w:del>
            <w:del w:id="98" w:author="Sergio Castellanos Arciniega" w:date="2021-06-21T17:10:00Z">
              <w:r w:rsidRPr="00297C71" w:rsidDel="00475ABE">
                <w:rPr>
                  <w:rFonts w:ascii="Mark Pro" w:eastAsia="思源黑体" w:hAnsi="Mark Pro"/>
                  <w:color w:val="595959" w:themeColor="text1" w:themeTint="A6"/>
                  <w:kern w:val="28"/>
                  <w:lang w:val="en-GB"/>
                </w:rPr>
                <w:delText>W</w:delText>
              </w:r>
              <w:r w:rsidR="03F92FE8" w:rsidRPr="00297C71" w:rsidDel="00475ABE">
                <w:rPr>
                  <w:rFonts w:ascii="Mark Pro" w:eastAsia="思源黑体" w:hAnsi="Mark Pro"/>
                  <w:color w:val="595959" w:themeColor="text1" w:themeTint="A6"/>
                  <w:kern w:val="28"/>
                  <w:lang w:val="en-GB"/>
                </w:rPr>
                <w:delText>i</w:delText>
              </w:r>
              <w:r w:rsidRPr="00297C71" w:rsidDel="00475ABE">
                <w:rPr>
                  <w:rFonts w:ascii="Mark Pro" w:eastAsia="思源黑体" w:hAnsi="Mark Pro"/>
                  <w:color w:val="595959" w:themeColor="text1" w:themeTint="A6"/>
                  <w:kern w:val="28"/>
                  <w:lang w:val="en-GB"/>
                </w:rPr>
                <w:delText>F</w:delText>
              </w:r>
              <w:r w:rsidR="4B6DC712" w:rsidRPr="00297C71" w:rsidDel="00475ABE">
                <w:rPr>
                  <w:rFonts w:ascii="Mark Pro" w:eastAsia="思源黑体" w:hAnsi="Mark Pro"/>
                  <w:color w:val="595959" w:themeColor="text1" w:themeTint="A6"/>
                  <w:kern w:val="28"/>
                  <w:lang w:val="en-GB"/>
                </w:rPr>
                <w:delText>i</w:delText>
              </w:r>
            </w:del>
            <w:del w:id="99" w:author="Sergio Castellanos Arciniega" w:date="2021-06-21T17:13:00Z">
              <w:r w:rsidRPr="00297C71" w:rsidDel="00475ABE">
                <w:rPr>
                  <w:rFonts w:ascii="Mark Pro" w:eastAsia="思源黑体" w:hAnsi="Mark Pro"/>
                  <w:color w:val="595959" w:themeColor="text1" w:themeTint="A6"/>
                  <w:kern w:val="28"/>
                  <w:lang w:val="en-GB"/>
                </w:rPr>
                <w:delText xml:space="preserve"> connection</w:delText>
              </w:r>
            </w:del>
          </w:p>
          <w:p w14:paraId="7AD8E91D" w14:textId="67C5D206" w:rsidR="000F47EA" w:rsidRPr="00297C71" w:rsidDel="000C1989" w:rsidRDefault="000F47EA" w:rsidP="000C1989">
            <w:pPr>
              <w:pStyle w:val="ListParagraph"/>
              <w:numPr>
                <w:ilvl w:val="0"/>
                <w:numId w:val="32"/>
              </w:numPr>
              <w:spacing w:line="360" w:lineRule="auto"/>
              <w:rPr>
                <w:del w:id="100" w:author="Sergio Castellanos Arciniega" w:date="2021-06-22T10:54:00Z"/>
                <w:rFonts w:ascii="Mark Pro" w:eastAsia="思源黑体" w:hAnsi="Mark Pro"/>
                <w:color w:val="595959" w:themeColor="text1" w:themeTint="A6"/>
                <w:kern w:val="28"/>
                <w:lang w:val="en-GB"/>
              </w:rPr>
            </w:pPr>
            <w:del w:id="101" w:author="Sergio Castellanos Arciniega" w:date="2021-06-22T10:54:00Z">
              <w:r w:rsidRPr="00297C71" w:rsidDel="000C1989">
                <w:rPr>
                  <w:rFonts w:ascii="Mark Pro" w:eastAsia="思源黑体" w:hAnsi="Mark Pro"/>
                  <w:color w:val="595959" w:themeColor="text1" w:themeTint="A6"/>
                  <w:kern w:val="28"/>
                  <w:lang w:val="en-GB"/>
                </w:rPr>
                <w:delText>Programming and applying speech recognition</w:delText>
              </w:r>
            </w:del>
          </w:p>
          <w:p w14:paraId="3EAD5E09" w14:textId="32859E56" w:rsidR="000F47EA" w:rsidRPr="00297C71" w:rsidDel="000C1989" w:rsidRDefault="000F47EA" w:rsidP="000C1989">
            <w:pPr>
              <w:pStyle w:val="ListParagraph"/>
              <w:numPr>
                <w:ilvl w:val="0"/>
                <w:numId w:val="32"/>
              </w:numPr>
              <w:spacing w:line="360" w:lineRule="auto"/>
              <w:rPr>
                <w:del w:id="102" w:author="Sergio Castellanos Arciniega" w:date="2021-06-22T10:54:00Z"/>
                <w:rFonts w:ascii="Mark Pro" w:eastAsia="思源黑体" w:hAnsi="Mark Pro"/>
                <w:color w:val="595959" w:themeColor="text1" w:themeTint="A6"/>
                <w:kern w:val="28"/>
                <w:lang w:val="en-GB"/>
              </w:rPr>
            </w:pPr>
            <w:del w:id="103" w:author="Sergio Castellanos Arciniega" w:date="2021-06-22T10:54:00Z">
              <w:r w:rsidRPr="00297C71" w:rsidDel="000C1989">
                <w:rPr>
                  <w:rFonts w:ascii="Mark Pro" w:eastAsia="思源黑体" w:hAnsi="Mark Pro"/>
                  <w:color w:val="595959" w:themeColor="text1" w:themeTint="A6"/>
                  <w:kern w:val="28"/>
                  <w:lang w:val="en-GB"/>
                </w:rPr>
                <w:delText>Messaging and Communication in LAN and Cloud</w:delText>
              </w:r>
            </w:del>
          </w:p>
          <w:p w14:paraId="121FE465" w14:textId="7CEBC0A9" w:rsidR="00C32741" w:rsidRPr="00297C71" w:rsidDel="00475ABE" w:rsidRDefault="00C32741" w:rsidP="00C32741">
            <w:pPr>
              <w:spacing w:line="360" w:lineRule="auto"/>
              <w:rPr>
                <w:del w:id="104" w:author="Sergio Castellanos Arciniega" w:date="2021-06-21T17:09:00Z"/>
                <w:rFonts w:ascii="Mark Pro" w:eastAsia="思源黑体" w:hAnsi="Mark Pro"/>
                <w:color w:val="595959" w:themeColor="text1" w:themeTint="A6"/>
                <w:kern w:val="28"/>
                <w:lang w:val="en-GB"/>
              </w:rPr>
            </w:pPr>
          </w:p>
          <w:p w14:paraId="13B6C088" w14:textId="7B4B03A2" w:rsidR="0007428E" w:rsidRPr="00297C71" w:rsidDel="00475ABE" w:rsidRDefault="0007428E" w:rsidP="00C32741">
            <w:pPr>
              <w:spacing w:line="360" w:lineRule="auto"/>
              <w:rPr>
                <w:del w:id="105" w:author="Sergio Castellanos Arciniega" w:date="2021-06-21T17:09:00Z"/>
                <w:rFonts w:ascii="Mark Pro" w:eastAsia="思源黑体" w:hAnsi="Mark Pro"/>
                <w:color w:val="595959" w:themeColor="text1" w:themeTint="A6"/>
                <w:kern w:val="28"/>
                <w:lang w:val="en-GB"/>
              </w:rPr>
            </w:pPr>
          </w:p>
          <w:p w14:paraId="03FD8413" w14:textId="07D761F4" w:rsidR="0007428E" w:rsidRPr="00297C71" w:rsidDel="00475ABE" w:rsidRDefault="0007428E" w:rsidP="00C32741">
            <w:pPr>
              <w:spacing w:line="360" w:lineRule="auto"/>
              <w:rPr>
                <w:del w:id="106" w:author="Sergio Castellanos Arciniega" w:date="2021-06-21T17:09:00Z"/>
                <w:rFonts w:ascii="Mark Pro" w:eastAsia="思源黑体" w:hAnsi="Mark Pro"/>
                <w:color w:val="595959" w:themeColor="text1" w:themeTint="A6"/>
                <w:kern w:val="28"/>
                <w:lang w:val="en-GB"/>
              </w:rPr>
            </w:pPr>
          </w:p>
          <w:p w14:paraId="044C7A78" w14:textId="77777777" w:rsidR="0007428E" w:rsidRPr="00297C71" w:rsidRDefault="0007428E" w:rsidP="00C32741">
            <w:pPr>
              <w:spacing w:line="360" w:lineRule="auto"/>
              <w:rPr>
                <w:rFonts w:ascii="Mark Pro" w:eastAsia="思源黑体" w:hAnsi="Mark Pro"/>
                <w:color w:val="595959" w:themeColor="text1" w:themeTint="A6"/>
                <w:kern w:val="28"/>
                <w:lang w:val="en-GB"/>
              </w:rPr>
            </w:pPr>
          </w:p>
          <w:p w14:paraId="7F963587" w14:textId="23358EA9" w:rsidR="00CC1AFE" w:rsidRPr="00475ABE" w:rsidDel="00475ABE" w:rsidRDefault="0039490B" w:rsidP="00F414E8">
            <w:pPr>
              <w:spacing w:line="360" w:lineRule="auto"/>
              <w:rPr>
                <w:del w:id="107" w:author="Sergio Castellanos Arciniega" w:date="2021-06-21T17:09:00Z"/>
                <w:rFonts w:ascii="Mark Pro Medium" w:eastAsia="思源黑体" w:hAnsi="Mark Pro Medium"/>
                <w:b/>
                <w:bCs/>
                <w:color w:val="595959" w:themeColor="text1" w:themeTint="A6"/>
                <w:kern w:val="28"/>
                <w:lang w:val="en-GB"/>
                <w:rPrChange w:id="108" w:author="Sergio Castellanos Arciniega" w:date="2021-06-21T17:09:00Z">
                  <w:rPr>
                    <w:del w:id="109" w:author="Sergio Castellanos Arciniega" w:date="2021-06-21T17:09:00Z"/>
                    <w:rFonts w:ascii="Mark Pro" w:eastAsia="思源黑体" w:hAnsi="Mark Pro"/>
                    <w:b/>
                    <w:bCs/>
                    <w:color w:val="595959" w:themeColor="text1" w:themeTint="A6"/>
                    <w:kern w:val="28"/>
                    <w:lang w:val="en-GB"/>
                  </w:rPr>
                </w:rPrChange>
              </w:rPr>
            </w:pPr>
            <w:ins w:id="110" w:author="Sergio Castellanos Arciniega" w:date="2021-06-23T10:22:00Z">
              <w:r w:rsidRPr="00597027">
                <w:rPr>
                  <w:rFonts w:ascii="Mark Pro Medium" w:eastAsia="思源黑体" w:hAnsi="Mark Pro Medium"/>
                  <w:b/>
                  <w:bCs/>
                  <w:color w:val="595959" w:themeColor="text1" w:themeTint="A6"/>
                  <w:kern w:val="28"/>
                  <w:lang w:val="en-GB"/>
                </w:rPr>
                <w:t>1. Setting up a WIFI connection</w:t>
              </w:r>
            </w:ins>
            <w:del w:id="111" w:author="Sergio Castellanos Arciniega" w:date="2021-06-23T10:22:00Z">
              <w:r w:rsidR="00CC1AFE" w:rsidRPr="00475ABE" w:rsidDel="0039490B">
                <w:rPr>
                  <w:rFonts w:ascii="Mark Pro Medium" w:eastAsia="思源黑体" w:hAnsi="Mark Pro Medium"/>
                  <w:b/>
                  <w:bCs/>
                  <w:color w:val="595959" w:themeColor="text1" w:themeTint="A6"/>
                  <w:kern w:val="28"/>
                  <w:lang w:val="en-GB"/>
                  <w:rPrChange w:id="112" w:author="Sergio Castellanos Arciniega" w:date="2021-06-21T17:09:00Z">
                    <w:rPr>
                      <w:rFonts w:ascii="Mark Pro" w:eastAsia="思源黑体" w:hAnsi="Mark Pro"/>
                      <w:b/>
                      <w:bCs/>
                      <w:color w:val="595959" w:themeColor="text1" w:themeTint="A6"/>
                      <w:kern w:val="28"/>
                      <w:lang w:val="en-GB"/>
                    </w:rPr>
                  </w:rPrChange>
                </w:rPr>
                <w:delText>1</w:delText>
              </w:r>
              <w:r w:rsidR="00511763" w:rsidRPr="00475ABE" w:rsidDel="0039490B">
                <w:rPr>
                  <w:rFonts w:ascii="Mark Pro Medium" w:eastAsia="思源黑体" w:hAnsi="Mark Pro Medium"/>
                  <w:b/>
                  <w:bCs/>
                  <w:color w:val="595959" w:themeColor="text1" w:themeTint="A6"/>
                  <w:kern w:val="28"/>
                  <w:lang w:val="en-GB"/>
                  <w:rPrChange w:id="113" w:author="Sergio Castellanos Arciniega" w:date="2021-06-21T17:09:00Z">
                    <w:rPr>
                      <w:rFonts w:ascii="Mark Pro" w:eastAsia="思源黑体" w:hAnsi="Mark Pro"/>
                      <w:b/>
                      <w:bCs/>
                      <w:color w:val="595959" w:themeColor="text1" w:themeTint="A6"/>
                      <w:kern w:val="28"/>
                      <w:lang w:val="en-GB"/>
                    </w:rPr>
                  </w:rPrChange>
                </w:rPr>
                <w:delText>.</w:delText>
              </w:r>
              <w:r w:rsidR="00CC1AFE" w:rsidRPr="00475ABE" w:rsidDel="0039490B">
                <w:rPr>
                  <w:rFonts w:ascii="Mark Pro Medium" w:eastAsia="思源黑体" w:hAnsi="Mark Pro Medium"/>
                  <w:b/>
                  <w:bCs/>
                  <w:color w:val="595959" w:themeColor="text1" w:themeTint="A6"/>
                  <w:kern w:val="28"/>
                  <w:lang w:val="en-GB"/>
                  <w:rPrChange w:id="114" w:author="Sergio Castellanos Arciniega" w:date="2021-06-21T17:09:00Z">
                    <w:rPr>
                      <w:rFonts w:ascii="Mark Pro" w:eastAsia="思源黑体" w:hAnsi="Mark Pro"/>
                      <w:b/>
                      <w:bCs/>
                      <w:color w:val="595959" w:themeColor="text1" w:themeTint="A6"/>
                      <w:kern w:val="28"/>
                      <w:lang w:val="en-GB"/>
                    </w:rPr>
                  </w:rPrChange>
                </w:rPr>
                <w:delText xml:space="preserve"> </w:delText>
              </w:r>
            </w:del>
            <w:del w:id="115" w:author="Sergio Castellanos Arciniega" w:date="2021-06-22T10:57:00Z">
              <w:r w:rsidR="00CC1AFE" w:rsidRPr="00475ABE" w:rsidDel="000C1989">
                <w:rPr>
                  <w:rFonts w:ascii="Mark Pro Medium" w:eastAsia="思源黑体" w:hAnsi="Mark Pro Medium"/>
                  <w:b/>
                  <w:bCs/>
                  <w:color w:val="595959" w:themeColor="text1" w:themeTint="A6"/>
                  <w:kern w:val="28"/>
                  <w:lang w:val="en-GB"/>
                  <w:rPrChange w:id="116" w:author="Sergio Castellanos Arciniega" w:date="2021-06-21T17:09:00Z">
                    <w:rPr>
                      <w:rFonts w:ascii="Mark Pro" w:eastAsia="思源黑体" w:hAnsi="Mark Pro"/>
                      <w:b/>
                      <w:bCs/>
                      <w:color w:val="595959" w:themeColor="text1" w:themeTint="A6"/>
                      <w:kern w:val="28"/>
                      <w:lang w:val="en-GB"/>
                    </w:rPr>
                  </w:rPrChange>
                </w:rPr>
                <w:delText xml:space="preserve">Setting up a </w:delText>
              </w:r>
            </w:del>
            <w:del w:id="117" w:author="Sergio Castellanos Arciniega" w:date="2021-06-21T17:09:00Z">
              <w:r w:rsidR="00CC1AFE" w:rsidRPr="00475ABE" w:rsidDel="00475ABE">
                <w:rPr>
                  <w:rFonts w:ascii="Mark Pro Medium" w:eastAsia="思源黑体" w:hAnsi="Mark Pro Medium"/>
                  <w:b/>
                  <w:bCs/>
                  <w:color w:val="595959" w:themeColor="text1" w:themeTint="A6"/>
                  <w:kern w:val="28"/>
                  <w:lang w:val="en-GB"/>
                  <w:rPrChange w:id="118" w:author="Sergio Castellanos Arciniega" w:date="2021-06-21T17:09:00Z">
                    <w:rPr>
                      <w:rFonts w:ascii="Mark Pro" w:eastAsia="思源黑体" w:hAnsi="Mark Pro"/>
                      <w:b/>
                      <w:bCs/>
                      <w:color w:val="595959" w:themeColor="text1" w:themeTint="A6"/>
                      <w:kern w:val="28"/>
                      <w:lang w:val="en-GB"/>
                    </w:rPr>
                  </w:rPrChange>
                </w:rPr>
                <w:delText>W</w:delText>
              </w:r>
              <w:r w:rsidR="77D44ADB" w:rsidRPr="00475ABE" w:rsidDel="00475ABE">
                <w:rPr>
                  <w:rFonts w:ascii="Mark Pro Medium" w:eastAsia="思源黑体" w:hAnsi="Mark Pro Medium"/>
                  <w:b/>
                  <w:bCs/>
                  <w:color w:val="595959" w:themeColor="text1" w:themeTint="A6"/>
                  <w:kern w:val="28"/>
                  <w:lang w:val="en-GB"/>
                  <w:rPrChange w:id="119" w:author="Sergio Castellanos Arciniega" w:date="2021-06-21T17:09:00Z">
                    <w:rPr>
                      <w:rFonts w:ascii="Mark Pro" w:eastAsia="思源黑体" w:hAnsi="Mark Pro"/>
                      <w:b/>
                      <w:bCs/>
                      <w:color w:val="595959" w:themeColor="text1" w:themeTint="A6"/>
                      <w:kern w:val="28"/>
                      <w:lang w:val="en-GB"/>
                    </w:rPr>
                  </w:rPrChange>
                </w:rPr>
                <w:delText>i</w:delText>
              </w:r>
              <w:r w:rsidR="00CC1AFE" w:rsidRPr="00475ABE" w:rsidDel="00475ABE">
                <w:rPr>
                  <w:rFonts w:ascii="Mark Pro Medium" w:eastAsia="思源黑体" w:hAnsi="Mark Pro Medium"/>
                  <w:b/>
                  <w:bCs/>
                  <w:color w:val="595959" w:themeColor="text1" w:themeTint="A6"/>
                  <w:kern w:val="28"/>
                  <w:lang w:val="en-GB"/>
                  <w:rPrChange w:id="120" w:author="Sergio Castellanos Arciniega" w:date="2021-06-21T17:09:00Z">
                    <w:rPr>
                      <w:rFonts w:ascii="Mark Pro" w:eastAsia="思源黑体" w:hAnsi="Mark Pro"/>
                      <w:b/>
                      <w:bCs/>
                      <w:color w:val="595959" w:themeColor="text1" w:themeTint="A6"/>
                      <w:kern w:val="28"/>
                      <w:lang w:val="en-GB"/>
                    </w:rPr>
                  </w:rPrChange>
                </w:rPr>
                <w:delText>F</w:delText>
              </w:r>
              <w:r w:rsidR="2F7CB819" w:rsidRPr="00475ABE" w:rsidDel="00475ABE">
                <w:rPr>
                  <w:rFonts w:ascii="Mark Pro Medium" w:eastAsia="思源黑体" w:hAnsi="Mark Pro Medium"/>
                  <w:b/>
                  <w:bCs/>
                  <w:color w:val="595959" w:themeColor="text1" w:themeTint="A6"/>
                  <w:kern w:val="28"/>
                  <w:lang w:val="en-GB"/>
                  <w:rPrChange w:id="121" w:author="Sergio Castellanos Arciniega" w:date="2021-06-21T17:09:00Z">
                    <w:rPr>
                      <w:rFonts w:ascii="Mark Pro" w:eastAsia="思源黑体" w:hAnsi="Mark Pro"/>
                      <w:b/>
                      <w:bCs/>
                      <w:color w:val="595959" w:themeColor="text1" w:themeTint="A6"/>
                      <w:kern w:val="28"/>
                      <w:lang w:val="en-GB"/>
                    </w:rPr>
                  </w:rPrChange>
                </w:rPr>
                <w:delText>i</w:delText>
              </w:r>
            </w:del>
            <w:del w:id="122" w:author="Sergio Castellanos Arciniega" w:date="2021-06-22T10:57:00Z">
              <w:r w:rsidR="00CC1AFE" w:rsidRPr="00475ABE" w:rsidDel="000C1989">
                <w:rPr>
                  <w:rFonts w:ascii="Mark Pro Medium" w:eastAsia="思源黑体" w:hAnsi="Mark Pro Medium"/>
                  <w:b/>
                  <w:bCs/>
                  <w:color w:val="595959" w:themeColor="text1" w:themeTint="A6"/>
                  <w:kern w:val="28"/>
                  <w:lang w:val="en-GB"/>
                  <w:rPrChange w:id="123" w:author="Sergio Castellanos Arciniega" w:date="2021-06-21T17:09:00Z">
                    <w:rPr>
                      <w:rFonts w:ascii="Mark Pro" w:eastAsia="思源黑体" w:hAnsi="Mark Pro"/>
                      <w:b/>
                      <w:bCs/>
                      <w:color w:val="595959" w:themeColor="text1" w:themeTint="A6"/>
                      <w:kern w:val="28"/>
                      <w:lang w:val="en-GB"/>
                    </w:rPr>
                  </w:rPrChange>
                </w:rPr>
                <w:delText xml:space="preserve"> connection</w:delText>
              </w:r>
            </w:del>
          </w:p>
          <w:p w14:paraId="40906671" w14:textId="77777777" w:rsidR="00CC1AFE" w:rsidRPr="00297C71" w:rsidRDefault="00CC1AFE" w:rsidP="00F414E8">
            <w:pPr>
              <w:spacing w:line="360" w:lineRule="auto"/>
              <w:rPr>
                <w:rFonts w:ascii="Mark Pro" w:eastAsia="思源黑体" w:hAnsi="Mark Pro"/>
                <w:color w:val="595959" w:themeColor="text1" w:themeTint="A6"/>
                <w:kern w:val="28"/>
                <w:lang w:val="en-GB"/>
              </w:rPr>
            </w:pPr>
          </w:p>
          <w:p w14:paraId="749C1430" w14:textId="5BE94439" w:rsidR="00475ABE" w:rsidRDefault="00C165FB">
            <w:pPr>
              <w:spacing w:line="360" w:lineRule="auto"/>
              <w:ind w:right="2124"/>
              <w:rPr>
                <w:ins w:id="124" w:author="Sergio Castellanos Arciniega" w:date="2021-06-22T10:59:00Z"/>
                <w:rFonts w:ascii="Mark Pro" w:eastAsia="思源黑体" w:hAnsi="Mark Pro"/>
                <w:color w:val="595959" w:themeColor="text1" w:themeTint="A6"/>
                <w:kern w:val="28"/>
                <w:lang w:val="en-GB"/>
              </w:rPr>
            </w:pPr>
            <w:ins w:id="125" w:author="Sergio Castellanos Arciniega" w:date="2021-06-21T17:20:00Z">
              <w:r>
                <w:rPr>
                  <w:rFonts w:ascii="Mark Pro" w:eastAsia="思源黑体" w:hAnsi="Mark Pro"/>
                  <w:noProof/>
                  <w:color w:val="595959" w:themeColor="text1" w:themeTint="A6"/>
                  <w:kern w:val="28"/>
                  <w:lang w:val="en-GB"/>
                </w:rPr>
                <w:drawing>
                  <wp:anchor distT="0" distB="0" distL="114300" distR="114300" simplePos="0" relativeHeight="251658752" behindDoc="0" locked="0" layoutInCell="1" allowOverlap="1" wp14:anchorId="311E529D" wp14:editId="0AE40A04">
                    <wp:simplePos x="0" y="0"/>
                    <wp:positionH relativeFrom="column">
                      <wp:posOffset>5414010</wp:posOffset>
                    </wp:positionH>
                    <wp:positionV relativeFrom="paragraph">
                      <wp:posOffset>131445</wp:posOffset>
                    </wp:positionV>
                    <wp:extent cx="756920" cy="876935"/>
                    <wp:effectExtent l="19050" t="19050" r="24130" b="1841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23">
                              <a:extLst>
                                <a:ext uri="{28A0092B-C50C-407E-A947-70E740481C1C}">
                                  <a14:useLocalDpi xmlns:a14="http://schemas.microsoft.com/office/drawing/2010/main" val="0"/>
                                </a:ext>
                              </a:extLst>
                            </a:blip>
                            <a:srcRect t="8212"/>
                            <a:stretch/>
                          </pic:blipFill>
                          <pic:spPr bwMode="auto">
                            <a:xfrm>
                              <a:off x="0" y="0"/>
                              <a:ext cx="756920" cy="876935"/>
                            </a:xfrm>
                            <a:prstGeom prst="roundRect">
                              <a:avLst/>
                            </a:prstGeom>
                            <a:ln w="9525" cap="flat" cmpd="sng" algn="ctr">
                              <a:solidFill>
                                <a:sysClr val="windowText" lastClr="000000">
                                  <a:lumMod val="65000"/>
                                  <a:lumOff val="3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r w:rsidR="00CC1AFE" w:rsidRPr="00297C71">
              <w:rPr>
                <w:rFonts w:ascii="Mark Pro" w:eastAsia="思源黑体" w:hAnsi="Mark Pro"/>
                <w:color w:val="595959" w:themeColor="text1" w:themeTint="A6"/>
                <w:kern w:val="28"/>
                <w:lang w:val="en-GB"/>
              </w:rPr>
              <w:t xml:space="preserve">Open mBlock and connect the CyberPi in the 'Devices' tab. Switch to upload mode. Once connected look for </w:t>
            </w:r>
            <w:ins w:id="126" w:author="Sergio Castellanos Arciniega" w:date="2021-06-21T17:14:00Z">
              <w:r w:rsidR="00475ABE">
                <w:rPr>
                  <w:rFonts w:ascii="Mark Pro" w:eastAsia="思源黑体" w:hAnsi="Mark Pro"/>
                  <w:color w:val="595959" w:themeColor="text1" w:themeTint="A6"/>
                  <w:kern w:val="28"/>
                  <w:lang w:val="en-GB"/>
                </w:rPr>
                <w:t xml:space="preserve">the </w:t>
              </w:r>
            </w:ins>
            <w:del w:id="127" w:author="Sergio Castellanos Arciniega" w:date="2021-06-22T11:04:00Z">
              <w:r w:rsidR="00CC1AFE" w:rsidRPr="00297C71" w:rsidDel="007A16E2">
                <w:rPr>
                  <w:rFonts w:ascii="Mark Pro" w:eastAsia="思源黑体" w:hAnsi="Mark Pro"/>
                  <w:color w:val="595959" w:themeColor="text1" w:themeTint="A6"/>
                  <w:kern w:val="28"/>
                  <w:lang w:val="en-GB"/>
                </w:rPr>
                <w:delText>"</w:delText>
              </w:r>
            </w:del>
            <w:r w:rsidR="00CC1AFE" w:rsidRPr="00297C71">
              <w:rPr>
                <w:rFonts w:ascii="Mark Pro" w:eastAsia="思源黑体" w:hAnsi="Mark Pro"/>
                <w:color w:val="595959" w:themeColor="text1" w:themeTint="A6"/>
                <w:kern w:val="28"/>
                <w:lang w:val="en-GB"/>
              </w:rPr>
              <w:t>AI</w:t>
            </w:r>
            <w:ins w:id="128" w:author="Sergio Castellanos Arciniega" w:date="2021-06-22T11:04:00Z">
              <w:r w:rsidR="007A16E2">
                <w:rPr>
                  <w:rFonts w:ascii="Mark Pro" w:eastAsia="思源黑体" w:hAnsi="Mark Pro"/>
                  <w:color w:val="595959" w:themeColor="text1" w:themeTint="A6"/>
                  <w:kern w:val="28"/>
                  <w:lang w:val="en-GB"/>
                </w:rPr>
                <w:t xml:space="preserve"> (Artificial Intelligence)</w:t>
              </w:r>
            </w:ins>
            <w:del w:id="129" w:author="Sergio Castellanos Arciniega" w:date="2021-06-22T11:04:00Z">
              <w:r w:rsidR="00CC1AFE" w:rsidRPr="00297C71" w:rsidDel="007A16E2">
                <w:rPr>
                  <w:rFonts w:ascii="Mark Pro" w:eastAsia="思源黑体" w:hAnsi="Mark Pro"/>
                  <w:color w:val="595959" w:themeColor="text1" w:themeTint="A6"/>
                  <w:kern w:val="28"/>
                  <w:lang w:val="en-GB"/>
                </w:rPr>
                <w:delText>"</w:delText>
              </w:r>
            </w:del>
            <w:r w:rsidR="00CC1AFE" w:rsidRPr="00297C71">
              <w:rPr>
                <w:rFonts w:ascii="Mark Pro" w:eastAsia="思源黑体" w:hAnsi="Mark Pro"/>
                <w:color w:val="595959" w:themeColor="text1" w:themeTint="A6"/>
                <w:kern w:val="28"/>
                <w:lang w:val="en-GB"/>
              </w:rPr>
              <w:t xml:space="preserve"> </w:t>
            </w:r>
            <w:ins w:id="130" w:author="Sergio Castellanos Arciniega" w:date="2021-06-21T17:14:00Z">
              <w:r w:rsidR="00475ABE">
                <w:rPr>
                  <w:rFonts w:ascii="Mark Pro" w:eastAsia="思源黑体" w:hAnsi="Mark Pro"/>
                  <w:color w:val="595959" w:themeColor="text1" w:themeTint="A6"/>
                  <w:kern w:val="28"/>
                  <w:lang w:val="en-GB"/>
                </w:rPr>
                <w:t xml:space="preserve">block category </w:t>
              </w:r>
            </w:ins>
            <w:del w:id="131" w:author="Sergio Castellanos Arciniega" w:date="2021-06-22T11:04:00Z">
              <w:r w:rsidR="00CC1AFE" w:rsidRPr="00297C71" w:rsidDel="007A16E2">
                <w:rPr>
                  <w:rFonts w:ascii="Mark Pro" w:eastAsia="思源黑体" w:hAnsi="Mark Pro"/>
                  <w:color w:val="595959" w:themeColor="text1" w:themeTint="A6"/>
                  <w:kern w:val="28"/>
                  <w:lang w:val="en-GB"/>
                </w:rPr>
                <w:delText>(this means Artificial Intelligence)</w:delText>
              </w:r>
            </w:del>
            <w:r w:rsidR="00CC1AFE" w:rsidRPr="00297C71">
              <w:rPr>
                <w:rFonts w:ascii="Mark Pro" w:eastAsia="思源黑体" w:hAnsi="Mark Pro"/>
                <w:color w:val="595959" w:themeColor="text1" w:themeTint="A6"/>
                <w:kern w:val="28"/>
                <w:lang w:val="en-GB"/>
              </w:rPr>
              <w:t xml:space="preserve"> in the code blocks and click on it. You will now see the available functions including speech recognition (if the</w:t>
            </w:r>
            <w:ins w:id="132" w:author="Sergio Castellanos Arciniega" w:date="2021-06-21T17:21:00Z">
              <w:r>
                <w:rPr>
                  <w:rFonts w:ascii="Mark Pro" w:eastAsia="思源黑体" w:hAnsi="Mark Pro"/>
                  <w:color w:val="595959" w:themeColor="text1" w:themeTint="A6"/>
                  <w:kern w:val="28"/>
                  <w:lang w:val="en-GB"/>
                </w:rPr>
                <w:t xml:space="preserve"> blocks</w:t>
              </w:r>
            </w:ins>
            <w:del w:id="133" w:author="Sergio Castellanos Arciniega" w:date="2021-06-21T17:21:00Z">
              <w:r w:rsidR="00CC1AFE" w:rsidRPr="00297C71" w:rsidDel="00C165FB">
                <w:rPr>
                  <w:rFonts w:ascii="Mark Pro" w:eastAsia="思源黑体" w:hAnsi="Mark Pro"/>
                  <w:color w:val="595959" w:themeColor="text1" w:themeTint="A6"/>
                  <w:kern w:val="28"/>
                  <w:lang w:val="en-GB"/>
                </w:rPr>
                <w:delText>y</w:delText>
              </w:r>
            </w:del>
            <w:r w:rsidR="00CC1AFE" w:rsidRPr="00297C71">
              <w:rPr>
                <w:rFonts w:ascii="Mark Pro" w:eastAsia="思源黑体" w:hAnsi="Mark Pro"/>
                <w:color w:val="595959" w:themeColor="text1" w:themeTint="A6"/>
                <w:kern w:val="28"/>
                <w:lang w:val="en-GB"/>
              </w:rPr>
              <w:t xml:space="preserve"> are </w:t>
            </w:r>
            <w:del w:id="134" w:author="Sergio Castellanos Arciniega" w:date="2021-06-21T17:15:00Z">
              <w:r w:rsidR="00CC1AFE" w:rsidRPr="00297C71" w:rsidDel="00475ABE">
                <w:rPr>
                  <w:rFonts w:ascii="Mark Pro" w:eastAsia="思源黑体" w:hAnsi="Mark Pro"/>
                  <w:color w:val="595959" w:themeColor="text1" w:themeTint="A6"/>
                  <w:kern w:val="28"/>
                  <w:lang w:val="en-GB"/>
                </w:rPr>
                <w:delText>greyed out</w:delText>
              </w:r>
            </w:del>
            <w:ins w:id="135" w:author="Sergio Castellanos Arciniega" w:date="2021-06-21T17:15:00Z">
              <w:r w:rsidR="00475ABE">
                <w:rPr>
                  <w:rFonts w:ascii="Mark Pro" w:eastAsia="思源黑体" w:hAnsi="Mark Pro"/>
                  <w:color w:val="595959" w:themeColor="text1" w:themeTint="A6"/>
                  <w:kern w:val="28"/>
                  <w:lang w:val="en-GB"/>
                </w:rPr>
                <w:t>grey</w:t>
              </w:r>
            </w:ins>
            <w:ins w:id="136" w:author="Sergio Castellanos Arciniega" w:date="2021-06-21T17:21:00Z">
              <w:r>
                <w:rPr>
                  <w:rFonts w:ascii="Mark Pro" w:eastAsia="思源黑体" w:hAnsi="Mark Pro"/>
                  <w:color w:val="595959" w:themeColor="text1" w:themeTint="A6"/>
                  <w:kern w:val="28"/>
                  <w:lang w:val="en-GB"/>
                </w:rPr>
                <w:t xml:space="preserve">ed </w:t>
              </w:r>
            </w:ins>
            <w:ins w:id="137" w:author="Sergio Castellanos Arciniega" w:date="2021-06-21T17:22:00Z">
              <w:r>
                <w:rPr>
                  <w:rFonts w:ascii="Mark Pro" w:eastAsia="思源黑体" w:hAnsi="Mark Pro"/>
                  <w:color w:val="595959" w:themeColor="text1" w:themeTint="A6"/>
                  <w:kern w:val="28"/>
                  <w:lang w:val="en-GB"/>
                </w:rPr>
                <w:t>out</w:t>
              </w:r>
            </w:ins>
            <w:r w:rsidR="00CC1AFE" w:rsidRPr="00297C71">
              <w:rPr>
                <w:rFonts w:ascii="Mark Pro" w:eastAsia="思源黑体" w:hAnsi="Mark Pro"/>
                <w:color w:val="595959" w:themeColor="text1" w:themeTint="A6"/>
                <w:kern w:val="28"/>
                <w:lang w:val="en-GB"/>
              </w:rPr>
              <w:t>, you forgot to switch to upload mode…).</w:t>
            </w:r>
          </w:p>
          <w:p w14:paraId="5A5489C2" w14:textId="7835CE03" w:rsidR="000C1989" w:rsidRDefault="000C1989">
            <w:pPr>
              <w:spacing w:line="360" w:lineRule="auto"/>
              <w:ind w:right="2124"/>
              <w:rPr>
                <w:ins w:id="138" w:author="Sergio Castellanos Arciniega" w:date="2021-06-22T10:59:00Z"/>
                <w:rFonts w:ascii="Mark Pro" w:eastAsia="思源黑体" w:hAnsi="Mark Pro"/>
                <w:color w:val="595959" w:themeColor="text1" w:themeTint="A6"/>
                <w:kern w:val="28"/>
                <w:lang w:val="en-GB"/>
              </w:rPr>
            </w:pPr>
          </w:p>
          <w:p w14:paraId="432D3091" w14:textId="6D1BA9E8" w:rsidR="000C1989" w:rsidRPr="000C1989" w:rsidDel="0039490B" w:rsidRDefault="000C1989">
            <w:pPr>
              <w:spacing w:line="360" w:lineRule="auto"/>
              <w:ind w:right="2124"/>
              <w:rPr>
                <w:del w:id="139" w:author="Sergio Castellanos Arciniega" w:date="2021-06-23T10:22:00Z"/>
                <w:rFonts w:ascii="Mark Pro Medium" w:eastAsia="思源黑体" w:hAnsi="Mark Pro Medium"/>
                <w:b/>
                <w:bCs/>
                <w:color w:val="595959" w:themeColor="text1" w:themeTint="A6"/>
                <w:kern w:val="28"/>
                <w:lang w:val="en-GB"/>
                <w:rPrChange w:id="140" w:author="Sergio Castellanos Arciniega" w:date="2021-06-22T10:59:00Z">
                  <w:rPr>
                    <w:del w:id="141" w:author="Sergio Castellanos Arciniega" w:date="2021-06-23T10:22:00Z"/>
                    <w:rFonts w:ascii="Mark Pro" w:eastAsia="思源黑体" w:hAnsi="Mark Pro"/>
                    <w:color w:val="595959" w:themeColor="text1" w:themeTint="A6"/>
                    <w:kern w:val="28"/>
                    <w:lang w:val="en-GB"/>
                  </w:rPr>
                </w:rPrChange>
              </w:rPr>
              <w:pPrChange w:id="142" w:author="Sergio Castellanos Arciniega" w:date="2021-06-21T17:22:00Z">
                <w:pPr>
                  <w:spacing w:line="360" w:lineRule="auto"/>
                </w:pPr>
              </w:pPrChange>
            </w:pPr>
          </w:p>
          <w:tbl>
            <w:tblPr>
              <w:tblStyle w:val="TableGrid"/>
              <w:tblW w:w="0" w:type="auto"/>
              <w:tblLook w:val="04A0" w:firstRow="1" w:lastRow="0" w:firstColumn="1" w:lastColumn="0" w:noHBand="0" w:noVBand="1"/>
            </w:tblPr>
            <w:tblGrid>
              <w:gridCol w:w="10103"/>
            </w:tblGrid>
            <w:tr w:rsidR="000C1989" w:rsidRPr="00297C71" w14:paraId="39B0AF4B" w14:textId="77777777" w:rsidTr="00E33015">
              <w:trPr>
                <w:ins w:id="143" w:author="Sergio Castellanos Arciniega" w:date="2021-06-22T11:00:00Z"/>
              </w:trPr>
              <w:tc>
                <w:tcPr>
                  <w:tcW w:w="10103" w:type="dxa"/>
                </w:tcPr>
                <w:p w14:paraId="36F74CFC" w14:textId="77777777" w:rsidR="000C1989" w:rsidRPr="00297C71" w:rsidRDefault="000C1989" w:rsidP="000C1989">
                  <w:pPr>
                    <w:spacing w:line="360" w:lineRule="auto"/>
                    <w:rPr>
                      <w:ins w:id="144" w:author="Sergio Castellanos Arciniega" w:date="2021-06-22T11:00:00Z"/>
                      <w:rFonts w:ascii="Mark Pro Medium" w:eastAsia="思源黑体" w:hAnsi="Mark Pro Medium"/>
                      <w:b/>
                      <w:bCs/>
                      <w:color w:val="595959" w:themeColor="text1" w:themeTint="A6"/>
                      <w:kern w:val="28"/>
                      <w:lang w:val="en-GB"/>
                    </w:rPr>
                  </w:pPr>
                  <w:ins w:id="145" w:author="Sergio Castellanos Arciniega" w:date="2021-06-22T11:00:00Z">
                    <w:r w:rsidRPr="00297C71">
                      <w:rPr>
                        <w:rFonts w:ascii="Mark Pro Medium" w:eastAsia="思源黑体" w:hAnsi="Mark Pro Medium"/>
                        <w:b/>
                        <w:bCs/>
                        <w:color w:val="595959" w:themeColor="text1" w:themeTint="A6"/>
                        <w:kern w:val="28"/>
                        <w:lang w:val="en-GB"/>
                      </w:rPr>
                      <w:t>Code block:</w:t>
                    </w:r>
                  </w:ins>
                </w:p>
                <w:p w14:paraId="48511E90" w14:textId="0A0B4B0D" w:rsidR="000C1989" w:rsidRPr="00297C71" w:rsidRDefault="007A16E2" w:rsidP="000C1989">
                  <w:pPr>
                    <w:spacing w:line="360" w:lineRule="auto"/>
                    <w:jc w:val="center"/>
                    <w:rPr>
                      <w:ins w:id="146" w:author="Sergio Castellanos Arciniega" w:date="2021-06-22T11:00:00Z"/>
                      <w:rFonts w:ascii="Mark Pro" w:eastAsia="思源黑体" w:hAnsi="Mark Pro"/>
                      <w:color w:val="595959" w:themeColor="text1" w:themeTint="A6"/>
                      <w:kern w:val="28"/>
                      <w:lang w:val="en-GB"/>
                    </w:rPr>
                  </w:pPr>
                  <w:ins w:id="147" w:author="Sergio Castellanos Arciniega" w:date="2021-06-22T11:12:00Z">
                    <w:r>
                      <w:rPr>
                        <w:rFonts w:ascii="Mark Pro" w:eastAsia="思源黑体" w:hAnsi="Mark Pro"/>
                        <w:noProof/>
                        <w:color w:val="595959" w:themeColor="text1" w:themeTint="A6"/>
                        <w:kern w:val="28"/>
                        <w:lang w:val="en-GB"/>
                      </w:rPr>
                      <w:drawing>
                        <wp:inline distT="0" distB="0" distL="0" distR="0" wp14:anchorId="6E4AE3D9" wp14:editId="5E41CDD7">
                          <wp:extent cx="3129253" cy="482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4">
                                    <a:extLst>
                                      <a:ext uri="{28A0092B-C50C-407E-A947-70E740481C1C}">
                                        <a14:useLocalDpi xmlns:a14="http://schemas.microsoft.com/office/drawing/2010/main" val="0"/>
                                      </a:ext>
                                    </a:extLst>
                                  </a:blip>
                                  <a:stretch>
                                    <a:fillRect/>
                                  </a:stretch>
                                </pic:blipFill>
                                <pic:spPr>
                                  <a:xfrm>
                                    <a:off x="0" y="0"/>
                                    <a:ext cx="3129253" cy="482400"/>
                                  </a:xfrm>
                                  <a:prstGeom prst="rect">
                                    <a:avLst/>
                                  </a:prstGeom>
                                </pic:spPr>
                              </pic:pic>
                            </a:graphicData>
                          </a:graphic>
                        </wp:inline>
                      </w:drawing>
                    </w:r>
                  </w:ins>
                </w:p>
                <w:p w14:paraId="6B0E4AEF" w14:textId="77777777" w:rsidR="000C1989" w:rsidRPr="00297C71" w:rsidRDefault="000C1989" w:rsidP="000C1989">
                  <w:pPr>
                    <w:spacing w:line="360" w:lineRule="auto"/>
                    <w:rPr>
                      <w:ins w:id="148" w:author="Sergio Castellanos Arciniega" w:date="2021-06-22T11:00:00Z"/>
                      <w:rFonts w:ascii="Mark Pro" w:eastAsia="思源黑体" w:hAnsi="Mark Pro"/>
                      <w:color w:val="595959" w:themeColor="text1" w:themeTint="A6"/>
                      <w:kern w:val="28"/>
                      <w:lang w:val="en-GB"/>
                    </w:rPr>
                  </w:pPr>
                  <w:ins w:id="149" w:author="Sergio Castellanos Arciniega" w:date="2021-06-22T11:00:00Z">
                    <w:r w:rsidRPr="00297C71">
                      <w:rPr>
                        <w:rFonts w:ascii="Mark Pro" w:eastAsia="思源黑体" w:hAnsi="Mark Pro"/>
                        <w:color w:val="595959" w:themeColor="text1" w:themeTint="A6"/>
                        <w:kern w:val="28"/>
                        <w:lang w:val="en-GB"/>
                      </w:rPr>
                      <w:t>This block starts connecting attempts to the wireless network provided. You need a router or an access point that allows devices to connect with the network and access the Internet. Some schools might only allow known devices – each network adaptor (wired or wireless) has a unique number, the MAC address. If this number is unknown to these secured networks, they refuse the connection even if the password is correct.</w:t>
                    </w:r>
                  </w:ins>
                </w:p>
                <w:p w14:paraId="1E5D9DC0" w14:textId="77777777" w:rsidR="000C1989" w:rsidRPr="00297C71" w:rsidRDefault="000C1989" w:rsidP="000C1989">
                  <w:pPr>
                    <w:spacing w:line="360" w:lineRule="auto"/>
                    <w:rPr>
                      <w:ins w:id="150" w:author="Sergio Castellanos Arciniega" w:date="2021-06-22T11:00:00Z"/>
                      <w:rFonts w:ascii="Mark Pro" w:eastAsia="思源黑体" w:hAnsi="Mark Pro"/>
                      <w:color w:val="595959" w:themeColor="text1" w:themeTint="A6"/>
                      <w:kern w:val="28"/>
                      <w:lang w:val="en-GB"/>
                    </w:rPr>
                  </w:pPr>
                  <w:ins w:id="151" w:author="Sergio Castellanos Arciniega" w:date="2021-06-22T11:00:00Z">
                    <w:r w:rsidRPr="00297C71">
                      <w:rPr>
                        <w:rFonts w:ascii="Mark Pro" w:eastAsia="思源黑体" w:hAnsi="Mark Pro"/>
                        <w:color w:val="595959" w:themeColor="text1" w:themeTint="A6"/>
                        <w:kern w:val="28"/>
                        <w:lang w:val="en-GB"/>
                      </w:rPr>
                      <w:t>The easiest way around this then is a temporary hotspot, e.g. by a smartphone with a flat-rate data plan that is used only for the CyberPi/mBot2 in a lesson (check your school’s legal regulations).</w:t>
                    </w:r>
                  </w:ins>
                </w:p>
                <w:p w14:paraId="6F17F320" w14:textId="58AEA21D" w:rsidR="000C1989" w:rsidRDefault="000C1989" w:rsidP="000C1989">
                  <w:pPr>
                    <w:spacing w:line="360" w:lineRule="auto"/>
                    <w:rPr>
                      <w:ins w:id="152" w:author="Sergio Castellanos Arciniega" w:date="2021-06-23T10:22:00Z"/>
                      <w:rFonts w:ascii="Mark Pro" w:eastAsia="思源黑体" w:hAnsi="Mark Pro"/>
                      <w:color w:val="595959" w:themeColor="text1" w:themeTint="A6"/>
                      <w:kern w:val="28"/>
                      <w:lang w:val="en-GB"/>
                    </w:rPr>
                  </w:pPr>
                  <w:ins w:id="153" w:author="Sergio Castellanos Arciniega" w:date="2021-06-22T11:00:00Z">
                    <w:r w:rsidRPr="00297C71">
                      <w:rPr>
                        <w:rFonts w:ascii="Mark Pro" w:eastAsia="思源黑体" w:hAnsi="Mark Pro"/>
                        <w:color w:val="595959" w:themeColor="text1" w:themeTint="A6"/>
                        <w:kern w:val="28"/>
                        <w:lang w:val="en-GB"/>
                      </w:rPr>
                      <w:t>Any blocks following this code block will be executed immediately, so it does not wait for a connection to be made (“non-blocking”). You need to code a waiting routine yourself with the next block:</w:t>
                    </w:r>
                  </w:ins>
                </w:p>
                <w:p w14:paraId="3E8E1FA2" w14:textId="6D604F4F" w:rsidR="0039490B" w:rsidRDefault="0039490B" w:rsidP="000C1989">
                  <w:pPr>
                    <w:spacing w:line="360" w:lineRule="auto"/>
                    <w:rPr>
                      <w:ins w:id="154" w:author="Sergio Castellanos Arciniega" w:date="2021-06-23T10:22:00Z"/>
                      <w:rFonts w:ascii="Mark Pro" w:eastAsia="思源黑体" w:hAnsi="Mark Pro"/>
                      <w:color w:val="595959" w:themeColor="text1" w:themeTint="A6"/>
                      <w:kern w:val="28"/>
                      <w:lang w:val="en-GB"/>
                    </w:rPr>
                  </w:pPr>
                </w:p>
                <w:p w14:paraId="22CF7227" w14:textId="77777777" w:rsidR="0039490B" w:rsidRDefault="0039490B" w:rsidP="000C1989">
                  <w:pPr>
                    <w:spacing w:line="360" w:lineRule="auto"/>
                    <w:rPr>
                      <w:ins w:id="155" w:author="Sergio Castellanos Arciniega" w:date="2021-06-22T11:00:00Z"/>
                      <w:rFonts w:ascii="Mark Pro" w:eastAsia="思源黑体" w:hAnsi="Mark Pro"/>
                      <w:color w:val="595959" w:themeColor="text1" w:themeTint="A6"/>
                      <w:kern w:val="28"/>
                      <w:lang w:val="en-GB"/>
                    </w:rPr>
                  </w:pPr>
                </w:p>
                <w:p w14:paraId="08798A06" w14:textId="4529C92F" w:rsidR="000C1989" w:rsidRPr="00297C71" w:rsidRDefault="000C1989" w:rsidP="000C1989">
                  <w:pPr>
                    <w:spacing w:line="360" w:lineRule="auto"/>
                    <w:rPr>
                      <w:ins w:id="156" w:author="Sergio Castellanos Arciniega" w:date="2021-06-22T11:00:00Z"/>
                      <w:rFonts w:ascii="Mark Pro" w:eastAsia="思源黑体" w:hAnsi="Mark Pro"/>
                      <w:color w:val="595959" w:themeColor="text1" w:themeTint="A6"/>
                      <w:kern w:val="28"/>
                      <w:lang w:val="en-GB"/>
                    </w:rPr>
                  </w:pPr>
                </w:p>
              </w:tc>
            </w:tr>
            <w:tr w:rsidR="000C1989" w:rsidRPr="00297C71" w14:paraId="707BC1E8" w14:textId="77777777" w:rsidTr="00E33015">
              <w:trPr>
                <w:ins w:id="157" w:author="Sergio Castellanos Arciniega" w:date="2021-06-22T11:00:00Z"/>
              </w:trPr>
              <w:tc>
                <w:tcPr>
                  <w:tcW w:w="10103" w:type="dxa"/>
                </w:tcPr>
                <w:p w14:paraId="4A41A30B" w14:textId="77777777" w:rsidR="000C1989" w:rsidRPr="00297C71" w:rsidRDefault="000C1989" w:rsidP="000C1989">
                  <w:pPr>
                    <w:spacing w:line="360" w:lineRule="auto"/>
                    <w:rPr>
                      <w:ins w:id="158" w:author="Sergio Castellanos Arciniega" w:date="2021-06-22T11:00:00Z"/>
                      <w:rFonts w:ascii="Mark Pro Medium" w:eastAsia="思源黑体" w:hAnsi="Mark Pro Medium"/>
                      <w:b/>
                      <w:bCs/>
                      <w:color w:val="595959" w:themeColor="text1" w:themeTint="A6"/>
                      <w:kern w:val="28"/>
                      <w:lang w:val="en-GB"/>
                    </w:rPr>
                  </w:pPr>
                  <w:ins w:id="159" w:author="Sergio Castellanos Arciniega" w:date="2021-06-22T11:00:00Z">
                    <w:r w:rsidRPr="00297C71">
                      <w:rPr>
                        <w:rFonts w:ascii="Mark Pro Medium" w:eastAsia="思源黑体" w:hAnsi="Mark Pro Medium"/>
                        <w:b/>
                        <w:bCs/>
                        <w:color w:val="595959" w:themeColor="text1" w:themeTint="A6"/>
                        <w:kern w:val="28"/>
                        <w:lang w:val="en-GB"/>
                      </w:rPr>
                      <w:t>Code block:</w:t>
                    </w:r>
                  </w:ins>
                </w:p>
                <w:p w14:paraId="5318ABD2" w14:textId="09D136BF" w:rsidR="000C1989" w:rsidRDefault="000C1989" w:rsidP="000C1989">
                  <w:pPr>
                    <w:jc w:val="center"/>
                    <w:rPr>
                      <w:ins w:id="160" w:author="Sergio Castellanos Arciniega" w:date="2021-06-22T11:14:00Z"/>
                      <w:rFonts w:ascii="Mark Pro" w:eastAsia="思源黑体" w:hAnsi="Mark Pro"/>
                      <w:color w:val="595959" w:themeColor="text1" w:themeTint="A6"/>
                      <w:kern w:val="28"/>
                      <w:lang w:val="en-GB"/>
                    </w:rPr>
                  </w:pPr>
                  <w:ins w:id="161" w:author="Sergio Castellanos Arciniega" w:date="2021-06-22T11:00:00Z">
                    <w:r w:rsidRPr="00297C71">
                      <w:rPr>
                        <w:noProof/>
                        <w:lang w:val="en-GB"/>
                      </w:rPr>
                      <w:drawing>
                        <wp:inline distT="0" distB="0" distL="0" distR="0" wp14:anchorId="6FA779DF" wp14:editId="02864B41">
                          <wp:extent cx="1699379" cy="381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5">
                                    <a:extLst>
                                      <a:ext uri="{28A0092B-C50C-407E-A947-70E740481C1C}">
                                        <a14:useLocalDpi xmlns:a14="http://schemas.microsoft.com/office/drawing/2010/main" val="0"/>
                                      </a:ext>
                                    </a:extLst>
                                  </a:blip>
                                  <a:srcRect b="-3668"/>
                                  <a:stretch/>
                                </pic:blipFill>
                                <pic:spPr bwMode="auto">
                                  <a:xfrm>
                                    <a:off x="0" y="0"/>
                                    <a:ext cx="1699379" cy="381600"/>
                                  </a:xfrm>
                                  <a:prstGeom prst="rect">
                                    <a:avLst/>
                                  </a:prstGeom>
                                  <a:ln>
                                    <a:noFill/>
                                  </a:ln>
                                  <a:extLst>
                                    <a:ext uri="{53640926-AAD7-44D8-BBD7-CCE9431645EC}">
                                      <a14:shadowObscured xmlns:a14="http://schemas.microsoft.com/office/drawing/2010/main"/>
                                    </a:ext>
                                  </a:extLst>
                                </pic:spPr>
                              </pic:pic>
                            </a:graphicData>
                          </a:graphic>
                        </wp:inline>
                      </w:drawing>
                    </w:r>
                  </w:ins>
                </w:p>
                <w:p w14:paraId="3A2DF848" w14:textId="77777777" w:rsidR="004A2A42" w:rsidRPr="00297C71" w:rsidRDefault="004A2A42" w:rsidP="000C1989">
                  <w:pPr>
                    <w:jc w:val="center"/>
                    <w:rPr>
                      <w:ins w:id="162" w:author="Sergio Castellanos Arciniega" w:date="2021-06-22T11:00:00Z"/>
                      <w:rFonts w:ascii="Mark Pro" w:eastAsia="思源黑体" w:hAnsi="Mark Pro"/>
                      <w:color w:val="595959" w:themeColor="text1" w:themeTint="A6"/>
                      <w:kern w:val="28"/>
                      <w:lang w:val="en-GB"/>
                    </w:rPr>
                  </w:pPr>
                </w:p>
                <w:p w14:paraId="7484746C" w14:textId="77777777" w:rsidR="000C1989" w:rsidRPr="00297C71" w:rsidRDefault="000C1989" w:rsidP="000C1989">
                  <w:pPr>
                    <w:spacing w:line="360" w:lineRule="auto"/>
                    <w:rPr>
                      <w:ins w:id="163" w:author="Sergio Castellanos Arciniega" w:date="2021-06-22T11:00:00Z"/>
                      <w:rFonts w:ascii="Mark Pro" w:eastAsia="思源黑体" w:hAnsi="Mark Pro"/>
                      <w:color w:val="595959" w:themeColor="text1" w:themeTint="A6"/>
                      <w:kern w:val="28"/>
                      <w:lang w:val="en-GB"/>
                    </w:rPr>
                  </w:pPr>
                  <w:ins w:id="164" w:author="Sergio Castellanos Arciniega" w:date="2021-06-22T11:00:00Z">
                    <w:r w:rsidRPr="00297C71">
                      <w:rPr>
                        <w:rFonts w:ascii="Mark Pro" w:eastAsia="思源黑体" w:hAnsi="Mark Pro"/>
                        <w:color w:val="595959" w:themeColor="text1" w:themeTint="A6"/>
                        <w:kern w:val="28"/>
                        <w:lang w:val="en-GB"/>
                      </w:rPr>
                      <w:t>This Boolean block checks if the connection to the network could have been made – if so, it reports a True. You can use this together with a wait block:</w:t>
                    </w:r>
                  </w:ins>
                </w:p>
                <w:p w14:paraId="18734AF9" w14:textId="32616A7B" w:rsidR="000C1989" w:rsidRDefault="004A2A42" w:rsidP="000C1989">
                  <w:pPr>
                    <w:jc w:val="center"/>
                    <w:rPr>
                      <w:ins w:id="165" w:author="Sergio Castellanos Arciniega" w:date="2021-06-22T11:14:00Z"/>
                      <w:rFonts w:ascii="Mark Pro" w:eastAsia="思源黑体" w:hAnsi="Mark Pro"/>
                      <w:color w:val="595959" w:themeColor="text1" w:themeTint="A6"/>
                      <w:kern w:val="28"/>
                      <w:lang w:val="en-GB"/>
                    </w:rPr>
                  </w:pPr>
                  <w:ins w:id="166" w:author="Sergio Castellanos Arciniega" w:date="2021-06-22T11:14:00Z">
                    <w:r w:rsidRPr="00297C71">
                      <w:rPr>
                        <w:noProof/>
                        <w:lang w:val="en-GB"/>
                      </w:rPr>
                      <w:drawing>
                        <wp:inline distT="0" distB="0" distL="0" distR="0" wp14:anchorId="5E3EC13B" wp14:editId="2887D864">
                          <wp:extent cx="2437389" cy="482400"/>
                          <wp:effectExtent l="0" t="0" r="0" b="0"/>
                          <wp:docPr id="45"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7"/>
                                  <pic:cNvPicPr/>
                                </pic:nvPicPr>
                                <pic:blipFill>
                                  <a:blip r:embed="rId26">
                                    <a:extLst>
                                      <a:ext uri="{28A0092B-C50C-407E-A947-70E740481C1C}">
                                        <a14:useLocalDpi xmlns:a14="http://schemas.microsoft.com/office/drawing/2010/main" val="0"/>
                                      </a:ext>
                                    </a:extLst>
                                  </a:blip>
                                  <a:stretch>
                                    <a:fillRect/>
                                  </a:stretch>
                                </pic:blipFill>
                                <pic:spPr>
                                  <a:xfrm>
                                    <a:off x="0" y="0"/>
                                    <a:ext cx="2437389" cy="482400"/>
                                  </a:xfrm>
                                  <a:prstGeom prst="rect">
                                    <a:avLst/>
                                  </a:prstGeom>
                                </pic:spPr>
                              </pic:pic>
                            </a:graphicData>
                          </a:graphic>
                        </wp:inline>
                      </w:drawing>
                    </w:r>
                  </w:ins>
                </w:p>
                <w:p w14:paraId="6E1227A7" w14:textId="77777777" w:rsidR="004A2A42" w:rsidRPr="00297C71" w:rsidRDefault="004A2A42" w:rsidP="000C1989">
                  <w:pPr>
                    <w:jc w:val="center"/>
                    <w:rPr>
                      <w:ins w:id="167" w:author="Sergio Castellanos Arciniega" w:date="2021-06-22T11:00:00Z"/>
                      <w:rFonts w:ascii="Mark Pro" w:eastAsia="思源黑体" w:hAnsi="Mark Pro"/>
                      <w:color w:val="595959" w:themeColor="text1" w:themeTint="A6"/>
                      <w:kern w:val="28"/>
                      <w:lang w:val="en-GB"/>
                    </w:rPr>
                  </w:pPr>
                </w:p>
                <w:p w14:paraId="1A0FF020" w14:textId="77777777" w:rsidR="000C1989" w:rsidRPr="00297C71" w:rsidRDefault="000C1989" w:rsidP="000C1989">
                  <w:pPr>
                    <w:spacing w:line="360" w:lineRule="auto"/>
                    <w:rPr>
                      <w:ins w:id="168" w:author="Sergio Castellanos Arciniega" w:date="2021-06-22T11:00:00Z"/>
                      <w:rFonts w:ascii="Mark Pro" w:eastAsia="思源黑体" w:hAnsi="Mark Pro"/>
                      <w:color w:val="595959" w:themeColor="text1" w:themeTint="A6"/>
                      <w:kern w:val="28"/>
                      <w:lang w:val="en-GB"/>
                    </w:rPr>
                  </w:pPr>
                  <w:ins w:id="169" w:author="Sergio Castellanos Arciniega" w:date="2021-06-22T11:00:00Z">
                    <w:r w:rsidRPr="00297C71">
                      <w:rPr>
                        <w:rFonts w:ascii="Mark Pro" w:eastAsia="思源黑体" w:hAnsi="Mark Pro"/>
                        <w:color w:val="595959" w:themeColor="text1" w:themeTint="A6"/>
                        <w:kern w:val="28"/>
                        <w:lang w:val="en-GB"/>
                      </w:rPr>
                      <w:t>This combination stops all further code executing in the same thread until a connection is successfully made. You might want to make this more user-friendly at a later stage, informing about connection attempts, indicating a successful connection, or even adding a time-out (like a reboot if no connection can be made for 30 sec.).</w:t>
                    </w:r>
                  </w:ins>
                </w:p>
              </w:tc>
            </w:tr>
          </w:tbl>
          <w:p w14:paraId="1B80CAF8" w14:textId="77777777" w:rsidR="000C1989" w:rsidRDefault="000C1989" w:rsidP="00F414E8">
            <w:pPr>
              <w:spacing w:line="360" w:lineRule="auto"/>
              <w:rPr>
                <w:ins w:id="170" w:author="Sergio Castellanos Arciniega" w:date="2021-06-22T11:00:00Z"/>
                <w:rFonts w:ascii="Mark Pro" w:eastAsia="思源黑体" w:hAnsi="Mark Pro"/>
                <w:color w:val="595959" w:themeColor="text1" w:themeTint="A6"/>
                <w:kern w:val="28"/>
                <w:lang w:val="en-GB"/>
              </w:rPr>
            </w:pPr>
          </w:p>
          <w:p w14:paraId="13657099" w14:textId="6164A049" w:rsidR="004276EF" w:rsidRDefault="004276EF" w:rsidP="00F414E8">
            <w:pPr>
              <w:spacing w:line="360" w:lineRule="auto"/>
              <w:rPr>
                <w:ins w:id="171" w:author="Sergio Castellanos Arciniega" w:date="2021-06-22T11:16:00Z"/>
                <w:noProof/>
                <w:lang w:val="en-GB"/>
              </w:rPr>
            </w:pPr>
            <w:r w:rsidRPr="00297C71">
              <w:rPr>
                <w:rFonts w:ascii="Mark Pro" w:eastAsia="思源黑体" w:hAnsi="Mark Pro"/>
                <w:color w:val="595959" w:themeColor="text1" w:themeTint="A6"/>
                <w:kern w:val="28"/>
                <w:lang w:val="en-GB"/>
              </w:rPr>
              <w:t xml:space="preserve">To use speech recognition, you need to connect the CyberPi to the Internet. Below you will see the programming </w:t>
            </w:r>
            <w:del w:id="172" w:author="Sergio Castellanos Arciniega" w:date="2021-06-22T11:02:00Z">
              <w:r w:rsidRPr="00297C71" w:rsidDel="000C1989">
                <w:rPr>
                  <w:rFonts w:ascii="Mark Pro" w:eastAsia="思源黑体" w:hAnsi="Mark Pro"/>
                  <w:color w:val="595959" w:themeColor="text1" w:themeTint="A6"/>
                  <w:kern w:val="28"/>
                  <w:lang w:val="en-GB"/>
                </w:rPr>
                <w:delText xml:space="preserve">code </w:delText>
              </w:r>
            </w:del>
            <w:ins w:id="173" w:author="Sergio Castellanos Arciniega" w:date="2021-06-22T11:02:00Z">
              <w:r w:rsidR="000C1989">
                <w:rPr>
                  <w:rFonts w:ascii="Mark Pro" w:eastAsia="思源黑体" w:hAnsi="Mark Pro"/>
                  <w:color w:val="595959" w:themeColor="text1" w:themeTint="A6"/>
                  <w:kern w:val="28"/>
                  <w:lang w:val="en-GB"/>
                </w:rPr>
                <w:t>example</w:t>
              </w:r>
              <w:r w:rsidR="000C1989" w:rsidRPr="00297C71">
                <w:rPr>
                  <w:rFonts w:ascii="Mark Pro" w:eastAsia="思源黑体" w:hAnsi="Mark Pro"/>
                  <w:color w:val="595959" w:themeColor="text1" w:themeTint="A6"/>
                  <w:kern w:val="28"/>
                  <w:lang w:val="en-GB"/>
                </w:rPr>
                <w:t xml:space="preserve"> </w:t>
              </w:r>
            </w:ins>
            <w:r w:rsidRPr="00297C71">
              <w:rPr>
                <w:rFonts w:ascii="Mark Pro" w:eastAsia="思源黑体" w:hAnsi="Mark Pro"/>
                <w:color w:val="595959" w:themeColor="text1" w:themeTint="A6"/>
                <w:kern w:val="28"/>
                <w:lang w:val="en-GB"/>
              </w:rPr>
              <w:t xml:space="preserve">that you will use </w:t>
            </w:r>
            <w:r w:rsidR="0606DD39" w:rsidRPr="00297C71">
              <w:rPr>
                <w:rFonts w:ascii="Mark Pro" w:eastAsia="思源黑体" w:hAnsi="Mark Pro"/>
                <w:color w:val="595959" w:themeColor="text1" w:themeTint="A6"/>
                <w:kern w:val="28"/>
                <w:lang w:val="en-GB"/>
              </w:rPr>
              <w:t>in order</w:t>
            </w:r>
            <w:r w:rsidRPr="00297C71">
              <w:rPr>
                <w:rFonts w:ascii="Mark Pro" w:eastAsia="思源黑体" w:hAnsi="Mark Pro"/>
                <w:color w:val="595959" w:themeColor="text1" w:themeTint="A6"/>
                <w:kern w:val="28"/>
                <w:lang w:val="en-GB"/>
              </w:rPr>
              <w:t xml:space="preserve"> to have the CyberPi connect to the Internet. As soon as the CyberPi is connected to the Internet you will see this on the display and the LEDs will turn green.</w:t>
            </w:r>
            <w:ins w:id="174" w:author="Sergio Castellanos Arciniega" w:date="2021-06-22T11:14:00Z">
              <w:r w:rsidR="004A2A42" w:rsidRPr="00297C71">
                <w:rPr>
                  <w:noProof/>
                  <w:lang w:val="en-GB"/>
                </w:rPr>
                <w:t xml:space="preserve"> </w:t>
              </w:r>
            </w:ins>
          </w:p>
          <w:p w14:paraId="54827CD7" w14:textId="77777777" w:rsidR="004A2A42" w:rsidRDefault="004A2A42" w:rsidP="00F414E8">
            <w:pPr>
              <w:spacing w:line="360" w:lineRule="auto"/>
              <w:rPr>
                <w:ins w:id="175" w:author="Sergio Castellanos Arciniega" w:date="2021-06-22T11:02:00Z"/>
                <w:rFonts w:ascii="Mark Pro" w:eastAsia="思源黑体" w:hAnsi="Mark Pro"/>
                <w:color w:val="595959" w:themeColor="text1" w:themeTint="A6"/>
                <w:kern w:val="28"/>
                <w:lang w:val="en-GB"/>
              </w:rPr>
            </w:pPr>
          </w:p>
          <w:p w14:paraId="21884ED1" w14:textId="0B6F4892" w:rsidR="000C1989" w:rsidRPr="00297C71" w:rsidRDefault="004A2A42" w:rsidP="00F414E8">
            <w:pPr>
              <w:spacing w:line="360" w:lineRule="auto"/>
              <w:rPr>
                <w:rFonts w:ascii="Mark Pro" w:eastAsia="思源黑体" w:hAnsi="Mark Pro"/>
                <w:color w:val="595959" w:themeColor="text1" w:themeTint="A6"/>
                <w:kern w:val="28"/>
                <w:lang w:val="en-GB"/>
              </w:rPr>
            </w:pPr>
            <w:ins w:id="176" w:author="Sergio Castellanos Arciniega" w:date="2021-06-22T11:14:00Z">
              <w:r>
                <w:rPr>
                  <w:rFonts w:ascii="Mark Pro" w:eastAsia="思源黑体" w:hAnsi="Mark Pro"/>
                  <w:noProof/>
                  <w:color w:val="595959" w:themeColor="text1" w:themeTint="A6"/>
                  <w:kern w:val="28"/>
                  <w:lang w:val="en-GB"/>
                </w:rPr>
                <w:drawing>
                  <wp:inline distT="0" distB="0" distL="0" distR="0" wp14:anchorId="2231FF4A" wp14:editId="214C9B16">
                    <wp:extent cx="3115994" cy="1801336"/>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27">
                              <a:extLst>
                                <a:ext uri="{28A0092B-C50C-407E-A947-70E740481C1C}">
                                  <a14:useLocalDpi xmlns:a14="http://schemas.microsoft.com/office/drawing/2010/main" val="0"/>
                                </a:ext>
                              </a:extLst>
                            </a:blip>
                            <a:stretch>
                              <a:fillRect/>
                            </a:stretch>
                          </pic:blipFill>
                          <pic:spPr>
                            <a:xfrm>
                              <a:off x="0" y="0"/>
                              <a:ext cx="3143004" cy="1816950"/>
                            </a:xfrm>
                            <a:prstGeom prst="rect">
                              <a:avLst/>
                            </a:prstGeom>
                          </pic:spPr>
                        </pic:pic>
                      </a:graphicData>
                    </a:graphic>
                  </wp:inline>
                </w:drawing>
              </w:r>
            </w:ins>
          </w:p>
          <w:p w14:paraId="5ED6616E" w14:textId="77777777" w:rsidR="004A2A42" w:rsidRDefault="004A2A42" w:rsidP="00F414E8">
            <w:pPr>
              <w:spacing w:line="360" w:lineRule="auto"/>
              <w:rPr>
                <w:ins w:id="177" w:author="Sergio Castellanos Arciniega" w:date="2021-06-22T11:16:00Z"/>
                <w:rFonts w:ascii="Mark Pro" w:eastAsia="思源黑体" w:hAnsi="Mark Pro"/>
                <w:color w:val="595959" w:themeColor="text1" w:themeTint="A6"/>
                <w:kern w:val="28"/>
                <w:lang w:val="en-GB"/>
              </w:rPr>
            </w:pPr>
          </w:p>
          <w:p w14:paraId="359D5DB9" w14:textId="2CFC1C4C" w:rsidR="004276EF" w:rsidDel="004A2A42" w:rsidRDefault="004276EF" w:rsidP="00F414E8">
            <w:pPr>
              <w:spacing w:line="360" w:lineRule="auto"/>
              <w:rPr>
                <w:del w:id="178" w:author="Sergio Castellanos Arciniega" w:date="2021-06-21T17:22:00Z"/>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These examples use an event-based approach, so one threa</w:t>
            </w:r>
            <w:r w:rsidR="7103A73A" w:rsidRPr="00297C71">
              <w:rPr>
                <w:rFonts w:ascii="Mark Pro" w:eastAsia="思源黑体" w:hAnsi="Mark Pro"/>
                <w:color w:val="595959" w:themeColor="text1" w:themeTint="A6"/>
                <w:kern w:val="28"/>
                <w:lang w:val="en-GB"/>
              </w:rPr>
              <w:t>d</w:t>
            </w:r>
            <w:r w:rsidRPr="00297C71">
              <w:rPr>
                <w:rFonts w:ascii="Mark Pro" w:eastAsia="思源黑体" w:hAnsi="Mark Pro"/>
                <w:color w:val="595959" w:themeColor="text1" w:themeTint="A6"/>
                <w:kern w:val="28"/>
                <w:lang w:val="en-GB"/>
              </w:rPr>
              <w:t xml:space="preserve"> in the program tries to enable the internet connection on start-up. The other threa</w:t>
            </w:r>
            <w:r w:rsidR="29A65C0C" w:rsidRPr="00297C71">
              <w:rPr>
                <w:rFonts w:ascii="Mark Pro" w:eastAsia="思源黑体" w:hAnsi="Mark Pro"/>
                <w:color w:val="595959" w:themeColor="text1" w:themeTint="A6"/>
                <w:kern w:val="28"/>
                <w:lang w:val="en-GB"/>
              </w:rPr>
              <w:t>d</w:t>
            </w:r>
            <w:r w:rsidRPr="00297C71">
              <w:rPr>
                <w:rFonts w:ascii="Mark Pro" w:eastAsia="思源黑体" w:hAnsi="Mark Pro"/>
                <w:color w:val="595959" w:themeColor="text1" w:themeTint="A6"/>
                <w:kern w:val="28"/>
                <w:lang w:val="en-GB"/>
              </w:rPr>
              <w:t xml:space="preserve">s start the recognition. But for now, it does not check if the </w:t>
            </w:r>
            <w:r w:rsidR="5028E92D" w:rsidRPr="00297C71">
              <w:rPr>
                <w:rFonts w:ascii="Mark Pro" w:eastAsia="思源黑体" w:hAnsi="Mark Pro"/>
                <w:color w:val="595959" w:themeColor="text1" w:themeTint="A6"/>
                <w:kern w:val="28"/>
                <w:lang w:val="en-GB"/>
              </w:rPr>
              <w:t>I</w:t>
            </w:r>
            <w:r w:rsidRPr="00297C71">
              <w:rPr>
                <w:rFonts w:ascii="Mark Pro" w:eastAsia="思源黑体" w:hAnsi="Mark Pro"/>
                <w:color w:val="595959" w:themeColor="text1" w:themeTint="A6"/>
                <w:kern w:val="28"/>
                <w:lang w:val="en-GB"/>
              </w:rPr>
              <w:t>nternet connection ban be established before continuing – no</w:t>
            </w:r>
            <w:r w:rsidR="14556FEF" w:rsidRPr="00297C71">
              <w:rPr>
                <w:rFonts w:ascii="Mark Pro" w:eastAsia="思源黑体" w:hAnsi="Mark Pro"/>
                <w:color w:val="595959" w:themeColor="text1" w:themeTint="A6"/>
                <w:kern w:val="28"/>
                <w:lang w:val="en-GB"/>
              </w:rPr>
              <w:t>r</w:t>
            </w:r>
            <w:r w:rsidRPr="00297C71">
              <w:rPr>
                <w:rFonts w:ascii="Mark Pro" w:eastAsia="思源黑体" w:hAnsi="Mark Pro"/>
                <w:color w:val="595959" w:themeColor="text1" w:themeTint="A6"/>
                <w:kern w:val="28"/>
                <w:lang w:val="en-GB"/>
              </w:rPr>
              <w:t xml:space="preserve"> does i</w:t>
            </w:r>
            <w:r w:rsidR="5757EFC5" w:rsidRPr="00297C71">
              <w:rPr>
                <w:rFonts w:ascii="Mark Pro" w:eastAsia="思源黑体" w:hAnsi="Mark Pro"/>
                <w:color w:val="595959" w:themeColor="text1" w:themeTint="A6"/>
                <w:kern w:val="28"/>
                <w:lang w:val="en-GB"/>
              </w:rPr>
              <w:t>t</w:t>
            </w:r>
            <w:r w:rsidRPr="00297C71">
              <w:rPr>
                <w:rFonts w:ascii="Mark Pro" w:eastAsia="思源黑体" w:hAnsi="Mark Pro"/>
                <w:color w:val="595959" w:themeColor="text1" w:themeTint="A6"/>
                <w:kern w:val="28"/>
                <w:lang w:val="en-GB"/>
              </w:rPr>
              <w:t xml:space="preserve"> give any indication to the user </w:t>
            </w:r>
            <w:r w:rsidR="4622A74B" w:rsidRPr="00297C71">
              <w:rPr>
                <w:rFonts w:ascii="Mark Pro" w:eastAsia="思源黑体" w:hAnsi="Mark Pro"/>
                <w:color w:val="595959" w:themeColor="text1" w:themeTint="A6"/>
                <w:kern w:val="28"/>
                <w:lang w:val="en-GB"/>
              </w:rPr>
              <w:t xml:space="preserve">about </w:t>
            </w:r>
            <w:r w:rsidRPr="00297C71">
              <w:rPr>
                <w:rFonts w:ascii="Mark Pro" w:eastAsia="思源黑体" w:hAnsi="Mark Pro"/>
                <w:color w:val="595959" w:themeColor="text1" w:themeTint="A6"/>
                <w:kern w:val="28"/>
                <w:lang w:val="en-GB"/>
              </w:rPr>
              <w:t>what is happening except if it was successful. You might want to change this at a later stage when trying out own ideas…</w:t>
            </w:r>
          </w:p>
          <w:p w14:paraId="55F2E886" w14:textId="22D828E2" w:rsidR="004A2A42" w:rsidRDefault="004A2A42" w:rsidP="00F414E8">
            <w:pPr>
              <w:spacing w:line="360" w:lineRule="auto"/>
              <w:rPr>
                <w:ins w:id="179" w:author="Sergio Castellanos Arciniega" w:date="2021-06-22T11:15:00Z"/>
                <w:rFonts w:ascii="Mark Pro" w:eastAsia="思源黑体" w:hAnsi="Mark Pro"/>
                <w:color w:val="595959" w:themeColor="text1" w:themeTint="A6"/>
                <w:kern w:val="28"/>
                <w:lang w:val="en-GB"/>
              </w:rPr>
            </w:pPr>
          </w:p>
          <w:p w14:paraId="59A523EB" w14:textId="2F5FC298" w:rsidR="004A2A42" w:rsidRDefault="004A2A42" w:rsidP="00F414E8">
            <w:pPr>
              <w:spacing w:line="360" w:lineRule="auto"/>
              <w:rPr>
                <w:ins w:id="180" w:author="Sergio Castellanos Arciniega" w:date="2021-06-22T11:15:00Z"/>
                <w:rFonts w:ascii="Mark Pro" w:eastAsia="思源黑体" w:hAnsi="Mark Pro"/>
                <w:color w:val="595959" w:themeColor="text1" w:themeTint="A6"/>
                <w:kern w:val="28"/>
                <w:lang w:val="en-GB"/>
              </w:rPr>
            </w:pPr>
          </w:p>
          <w:p w14:paraId="07B8FAFE" w14:textId="5E819779" w:rsidR="004A2A42" w:rsidRDefault="004A2A42" w:rsidP="00F414E8">
            <w:pPr>
              <w:spacing w:line="360" w:lineRule="auto"/>
              <w:rPr>
                <w:ins w:id="181" w:author="Sergio Castellanos Arciniega" w:date="2021-06-22T11:15:00Z"/>
                <w:rFonts w:ascii="Mark Pro" w:eastAsia="思源黑体" w:hAnsi="Mark Pro"/>
                <w:color w:val="595959" w:themeColor="text1" w:themeTint="A6"/>
                <w:kern w:val="28"/>
                <w:lang w:val="en-GB"/>
              </w:rPr>
            </w:pPr>
          </w:p>
          <w:p w14:paraId="2C9CD573" w14:textId="77777777" w:rsidR="004A2A42" w:rsidRPr="00297C71" w:rsidRDefault="004A2A42" w:rsidP="00F414E8">
            <w:pPr>
              <w:spacing w:line="360" w:lineRule="auto"/>
              <w:rPr>
                <w:ins w:id="182" w:author="Sergio Castellanos Arciniega" w:date="2021-06-22T11:15:00Z"/>
                <w:rFonts w:ascii="Mark Pro" w:eastAsia="思源黑体" w:hAnsi="Mark Pro"/>
                <w:color w:val="595959" w:themeColor="text1" w:themeTint="A6"/>
                <w:kern w:val="28"/>
                <w:lang w:val="en-GB"/>
              </w:rPr>
            </w:pPr>
          </w:p>
          <w:p w14:paraId="793D0CF1" w14:textId="6C65FCDD" w:rsidR="004276EF" w:rsidRPr="00297C71" w:rsidDel="004A2A42" w:rsidRDefault="004276EF" w:rsidP="00F414E8">
            <w:pPr>
              <w:spacing w:line="360" w:lineRule="auto"/>
              <w:rPr>
                <w:del w:id="183" w:author="Sergio Castellanos Arciniega" w:date="2021-06-22T11:16:00Z"/>
                <w:rFonts w:ascii="Mark Pro" w:eastAsia="思源黑体" w:hAnsi="Mark Pro"/>
                <w:color w:val="595959" w:themeColor="text1" w:themeTint="A6"/>
                <w:kern w:val="28"/>
                <w:lang w:val="en-GB"/>
              </w:rPr>
            </w:pPr>
          </w:p>
          <w:p w14:paraId="7A517B4F" w14:textId="57C18476" w:rsidR="004276EF" w:rsidRPr="00297C71" w:rsidRDefault="004276EF" w:rsidP="00F414E8">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 xml:space="preserve">Make sure that you put in the name (SSID) and password for the </w:t>
            </w:r>
            <w:del w:id="184" w:author="Sergio Castellanos Arciniega" w:date="2021-06-21T17:22:00Z">
              <w:r w:rsidRPr="00297C71" w:rsidDel="00C165FB">
                <w:rPr>
                  <w:rFonts w:ascii="Mark Pro" w:eastAsia="思源黑体" w:hAnsi="Mark Pro"/>
                  <w:color w:val="595959" w:themeColor="text1" w:themeTint="A6"/>
                  <w:kern w:val="28"/>
                  <w:lang w:val="en-GB"/>
                </w:rPr>
                <w:delText>WiF</w:delText>
              </w:r>
              <w:r w:rsidR="5E541630" w:rsidRPr="00297C71" w:rsidDel="00C165FB">
                <w:rPr>
                  <w:rFonts w:ascii="Mark Pro" w:eastAsia="思源黑体" w:hAnsi="Mark Pro"/>
                  <w:color w:val="595959" w:themeColor="text1" w:themeTint="A6"/>
                  <w:kern w:val="28"/>
                  <w:lang w:val="en-GB"/>
                </w:rPr>
                <w:delText>i</w:delText>
              </w:r>
            </w:del>
            <w:ins w:id="185" w:author="Sergio Castellanos Arciniega" w:date="2021-06-21T17:22:00Z">
              <w:r w:rsidR="00C165FB" w:rsidRPr="00297C71">
                <w:rPr>
                  <w:rFonts w:ascii="Mark Pro" w:eastAsia="思源黑体" w:hAnsi="Mark Pro"/>
                  <w:color w:val="595959" w:themeColor="text1" w:themeTint="A6"/>
                  <w:kern w:val="28"/>
                  <w:lang w:val="en-GB"/>
                </w:rPr>
                <w:t>WIFI</w:t>
              </w:r>
            </w:ins>
            <w:r w:rsidRPr="00297C71">
              <w:rPr>
                <w:rFonts w:ascii="Mark Pro" w:eastAsia="思源黑体" w:hAnsi="Mark Pro"/>
                <w:color w:val="595959" w:themeColor="text1" w:themeTint="A6"/>
                <w:kern w:val="28"/>
                <w:lang w:val="en-GB"/>
              </w:rPr>
              <w:t xml:space="preserve"> network correctly (the picture shows an example!). These are both case sensitive. Connect the mBot2 to your computer with a USB cable and switch on the upload mode. Recreate the programming code from above and try if the code works. A tip is to do this with a hotspot from your cell phone, as a school network often only allows known devices to connect (white-listed MAC addresses). Make sure</w:t>
            </w:r>
            <w:r w:rsidR="4D29EB2E" w:rsidRPr="00297C71">
              <w:rPr>
                <w:rFonts w:ascii="Mark Pro" w:eastAsia="思源黑体" w:hAnsi="Mark Pro"/>
                <w:color w:val="595959" w:themeColor="text1" w:themeTint="A6"/>
                <w:kern w:val="28"/>
                <w:lang w:val="en-GB"/>
              </w:rPr>
              <w:t xml:space="preserve"> that</w:t>
            </w:r>
            <w:r w:rsidRPr="00297C71">
              <w:rPr>
                <w:rFonts w:ascii="Mark Pro" w:eastAsia="思源黑体" w:hAnsi="Mark Pro"/>
                <w:color w:val="595959" w:themeColor="text1" w:themeTint="A6"/>
                <w:kern w:val="28"/>
                <w:lang w:val="en-GB"/>
              </w:rPr>
              <w:t xml:space="preserve"> the data plan covers the internet usage! Now connect the CyberPi to your computer. </w:t>
            </w:r>
          </w:p>
          <w:p w14:paraId="16C80304" w14:textId="6B846DB1" w:rsidR="004276EF" w:rsidRPr="00297C71" w:rsidRDefault="004276EF" w:rsidP="00F414E8">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 xml:space="preserve">You have now connected the mBot2 to the </w:t>
            </w:r>
            <w:r w:rsidR="04E407DA" w:rsidRPr="00297C71">
              <w:rPr>
                <w:rFonts w:ascii="Mark Pro" w:eastAsia="思源黑体" w:hAnsi="Mark Pro"/>
                <w:color w:val="595959" w:themeColor="text1" w:themeTint="A6"/>
                <w:kern w:val="28"/>
                <w:lang w:val="en-GB"/>
              </w:rPr>
              <w:t>I</w:t>
            </w:r>
            <w:r w:rsidRPr="00297C71">
              <w:rPr>
                <w:rFonts w:ascii="Mark Pro" w:eastAsia="思源黑体" w:hAnsi="Mark Pro"/>
                <w:color w:val="595959" w:themeColor="text1" w:themeTint="A6"/>
                <w:kern w:val="28"/>
                <w:lang w:val="en-GB"/>
              </w:rPr>
              <w:t>nternet. You can now communicate with the mBot2 via the cloud. This is what you call Internet of Things (IoT).</w:t>
            </w:r>
          </w:p>
          <w:p w14:paraId="12285CF7" w14:textId="49023A5A" w:rsidR="004276EF" w:rsidRPr="00297C71" w:rsidRDefault="004276EF" w:rsidP="00F414E8">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If you are using a separate CyberPi to show the status (like the order sen</w:t>
            </w:r>
            <w:r w:rsidR="112BC11C" w:rsidRPr="00297C71">
              <w:rPr>
                <w:rFonts w:ascii="Mark Pro" w:eastAsia="思源黑体" w:hAnsi="Mark Pro"/>
                <w:color w:val="595959" w:themeColor="text1" w:themeTint="A6"/>
                <w:kern w:val="28"/>
                <w:lang w:val="en-GB"/>
              </w:rPr>
              <w:t>t</w:t>
            </w:r>
            <w:r w:rsidRPr="00297C71">
              <w:rPr>
                <w:rFonts w:ascii="Mark Pro" w:eastAsia="思源黑体" w:hAnsi="Mark Pro"/>
                <w:color w:val="595959" w:themeColor="text1" w:themeTint="A6"/>
                <w:kern w:val="28"/>
                <w:lang w:val="en-GB"/>
              </w:rPr>
              <w:t xml:space="preserve"> to </w:t>
            </w:r>
            <w:r w:rsidR="27021D47" w:rsidRPr="00297C71">
              <w:rPr>
                <w:rFonts w:ascii="Mark Pro" w:eastAsia="思源黑体" w:hAnsi="Mark Pro"/>
                <w:color w:val="595959" w:themeColor="text1" w:themeTint="A6"/>
                <w:kern w:val="28"/>
                <w:lang w:val="en-GB"/>
              </w:rPr>
              <w:t>the</w:t>
            </w:r>
            <w:r w:rsidRPr="00297C71">
              <w:rPr>
                <w:rFonts w:ascii="Mark Pro" w:eastAsia="思源黑体" w:hAnsi="Mark Pro"/>
                <w:color w:val="595959" w:themeColor="text1" w:themeTint="A6"/>
                <w:kern w:val="28"/>
                <w:lang w:val="en-GB"/>
              </w:rPr>
              <w:t xml:space="preserve"> kitchen or the delivery process</w:t>
            </w:r>
            <w:r w:rsidR="00F414E8" w:rsidRPr="00297C71">
              <w:rPr>
                <w:rFonts w:ascii="Mark Pro" w:eastAsia="思源黑体" w:hAnsi="Mark Pro"/>
                <w:color w:val="595959" w:themeColor="text1" w:themeTint="A6"/>
                <w:kern w:val="28"/>
                <w:lang w:val="en-GB"/>
              </w:rPr>
              <w:t>)</w:t>
            </w:r>
            <w:r w:rsidRPr="00297C71">
              <w:rPr>
                <w:rFonts w:ascii="Mark Pro" w:eastAsia="思源黑体" w:hAnsi="Mark Pro"/>
                <w:color w:val="595959" w:themeColor="text1" w:themeTint="A6"/>
                <w:kern w:val="28"/>
                <w:lang w:val="en-GB"/>
              </w:rPr>
              <w:t xml:space="preserve">, it must connect to the same </w:t>
            </w:r>
            <w:del w:id="186" w:author="Sergio Castellanos Arciniega" w:date="2021-06-21T17:22:00Z">
              <w:r w:rsidRPr="00297C71" w:rsidDel="00C165FB">
                <w:rPr>
                  <w:rFonts w:ascii="Mark Pro" w:eastAsia="思源黑体" w:hAnsi="Mark Pro"/>
                  <w:color w:val="595959" w:themeColor="text1" w:themeTint="A6"/>
                  <w:kern w:val="28"/>
                  <w:lang w:val="en-GB"/>
                </w:rPr>
                <w:delText>W</w:delText>
              </w:r>
              <w:r w:rsidR="00F414E8" w:rsidRPr="00297C71" w:rsidDel="00C165FB">
                <w:rPr>
                  <w:rFonts w:ascii="Mark Pro" w:eastAsia="思源黑体" w:hAnsi="Mark Pro"/>
                  <w:color w:val="595959" w:themeColor="text1" w:themeTint="A6"/>
                  <w:kern w:val="28"/>
                  <w:lang w:val="en-GB"/>
                </w:rPr>
                <w:delText>i</w:delText>
              </w:r>
              <w:r w:rsidR="28A8127B" w:rsidRPr="00297C71" w:rsidDel="00C165FB">
                <w:rPr>
                  <w:rFonts w:ascii="Mark Pro" w:eastAsia="思源黑体" w:hAnsi="Mark Pro"/>
                  <w:color w:val="595959" w:themeColor="text1" w:themeTint="A6"/>
                  <w:kern w:val="28"/>
                  <w:lang w:val="en-GB"/>
                </w:rPr>
                <w:delText>F</w:delText>
              </w:r>
              <w:r w:rsidRPr="00297C71" w:rsidDel="00C165FB">
                <w:rPr>
                  <w:rFonts w:ascii="Mark Pro" w:eastAsia="思源黑体" w:hAnsi="Mark Pro"/>
                  <w:color w:val="595959" w:themeColor="text1" w:themeTint="A6"/>
                  <w:kern w:val="28"/>
                  <w:lang w:val="en-GB"/>
                </w:rPr>
                <w:delText>i</w:delText>
              </w:r>
            </w:del>
            <w:ins w:id="187" w:author="Sergio Castellanos Arciniega" w:date="2021-06-21T17:22:00Z">
              <w:r w:rsidR="00C165FB" w:rsidRPr="00297C71">
                <w:rPr>
                  <w:rFonts w:ascii="Mark Pro" w:eastAsia="思源黑体" w:hAnsi="Mark Pro"/>
                  <w:color w:val="595959" w:themeColor="text1" w:themeTint="A6"/>
                  <w:kern w:val="28"/>
                  <w:lang w:val="en-GB"/>
                </w:rPr>
                <w:t>WIFI</w:t>
              </w:r>
            </w:ins>
            <w:r w:rsidRPr="00297C71">
              <w:rPr>
                <w:rFonts w:ascii="Mark Pro" w:eastAsia="思源黑体" w:hAnsi="Mark Pro"/>
                <w:color w:val="595959" w:themeColor="text1" w:themeTint="A6"/>
                <w:kern w:val="28"/>
                <w:lang w:val="en-GB"/>
              </w:rPr>
              <w:t xml:space="preserve"> network. This is to make sure th</w:t>
            </w:r>
            <w:r w:rsidR="7484AD9D" w:rsidRPr="00297C71">
              <w:rPr>
                <w:rFonts w:ascii="Mark Pro" w:eastAsia="思源黑体" w:hAnsi="Mark Pro"/>
                <w:color w:val="595959" w:themeColor="text1" w:themeTint="A6"/>
                <w:kern w:val="28"/>
                <w:lang w:val="en-GB"/>
              </w:rPr>
              <w:t>at</w:t>
            </w:r>
            <w:r w:rsidRPr="00297C71">
              <w:rPr>
                <w:rFonts w:ascii="Mark Pro" w:eastAsia="思源黑体" w:hAnsi="Mark Pro"/>
                <w:color w:val="595959" w:themeColor="text1" w:themeTint="A6"/>
                <w:kern w:val="28"/>
                <w:lang w:val="en-GB"/>
              </w:rPr>
              <w:t xml:space="preserve"> both devices (mBot2-Cyberpi and stand-alone CyberPi) are using the same channel in the </w:t>
            </w:r>
            <w:del w:id="188" w:author="Sergio Castellanos Arciniega" w:date="2021-06-21T17:22:00Z">
              <w:r w:rsidRPr="00297C71" w:rsidDel="00C165FB">
                <w:rPr>
                  <w:rFonts w:ascii="Mark Pro" w:eastAsia="思源黑体" w:hAnsi="Mark Pro"/>
                  <w:color w:val="595959" w:themeColor="text1" w:themeTint="A6"/>
                  <w:kern w:val="28"/>
                  <w:lang w:val="en-GB"/>
                </w:rPr>
                <w:delText>W</w:delText>
              </w:r>
              <w:r w:rsidR="00F414E8" w:rsidRPr="00297C71" w:rsidDel="00C165FB">
                <w:rPr>
                  <w:rFonts w:ascii="Mark Pro" w:eastAsia="思源黑体" w:hAnsi="Mark Pro"/>
                  <w:color w:val="595959" w:themeColor="text1" w:themeTint="A6"/>
                  <w:kern w:val="28"/>
                  <w:lang w:val="en-GB"/>
                </w:rPr>
                <w:delText>i</w:delText>
              </w:r>
              <w:r w:rsidR="25919541" w:rsidRPr="00297C71" w:rsidDel="00C165FB">
                <w:rPr>
                  <w:rFonts w:ascii="Mark Pro" w:eastAsia="思源黑体" w:hAnsi="Mark Pro"/>
                  <w:color w:val="595959" w:themeColor="text1" w:themeTint="A6"/>
                  <w:kern w:val="28"/>
                  <w:lang w:val="en-GB"/>
                </w:rPr>
                <w:delText>F</w:delText>
              </w:r>
              <w:r w:rsidRPr="00297C71" w:rsidDel="00C165FB">
                <w:rPr>
                  <w:rFonts w:ascii="Mark Pro" w:eastAsia="思源黑体" w:hAnsi="Mark Pro"/>
                  <w:color w:val="595959" w:themeColor="text1" w:themeTint="A6"/>
                  <w:kern w:val="28"/>
                  <w:lang w:val="en-GB"/>
                </w:rPr>
                <w:delText>i</w:delText>
              </w:r>
            </w:del>
            <w:ins w:id="189" w:author="Sergio Castellanos Arciniega" w:date="2021-06-21T17:22:00Z">
              <w:r w:rsidR="00C165FB" w:rsidRPr="00297C71">
                <w:rPr>
                  <w:rFonts w:ascii="Mark Pro" w:eastAsia="思源黑体" w:hAnsi="Mark Pro"/>
                  <w:color w:val="595959" w:themeColor="text1" w:themeTint="A6"/>
                  <w:kern w:val="28"/>
                  <w:lang w:val="en-GB"/>
                </w:rPr>
                <w:t>WIFI</w:t>
              </w:r>
            </w:ins>
            <w:r w:rsidRPr="00297C71">
              <w:rPr>
                <w:rFonts w:ascii="Mark Pro" w:eastAsia="思源黑体" w:hAnsi="Mark Pro"/>
                <w:color w:val="595959" w:themeColor="text1" w:themeTint="A6"/>
                <w:kern w:val="28"/>
                <w:lang w:val="en-GB"/>
              </w:rPr>
              <w:t xml:space="preserve"> network. The router/</w:t>
            </w:r>
            <w:r w:rsidR="00511763" w:rsidRPr="00297C71">
              <w:rPr>
                <w:rFonts w:ascii="Mark Pro" w:eastAsia="思源黑体" w:hAnsi="Mark Pro"/>
                <w:color w:val="595959" w:themeColor="text1" w:themeTint="A6"/>
                <w:kern w:val="28"/>
                <w:lang w:val="en-GB"/>
              </w:rPr>
              <w:t>access point</w:t>
            </w:r>
            <w:r w:rsidRPr="00297C71">
              <w:rPr>
                <w:rFonts w:ascii="Mark Pro" w:eastAsia="思源黑体" w:hAnsi="Mark Pro"/>
                <w:color w:val="595959" w:themeColor="text1" w:themeTint="A6"/>
                <w:kern w:val="28"/>
                <w:lang w:val="en-GB"/>
              </w:rPr>
              <w:t xml:space="preserve"> decides on the channels. </w:t>
            </w:r>
            <w:r w:rsidR="00572B4B" w:rsidRPr="00297C71">
              <w:rPr>
                <w:rFonts w:ascii="Mark Pro" w:eastAsia="思源黑体" w:hAnsi="Mark Pro"/>
                <w:color w:val="595959" w:themeColor="text1" w:themeTint="A6"/>
                <w:kern w:val="28"/>
                <w:lang w:val="en-GB"/>
              </w:rPr>
              <w:t xml:space="preserve">This </w:t>
            </w:r>
            <w:r w:rsidR="007F0620" w:rsidRPr="00297C71">
              <w:rPr>
                <w:rFonts w:ascii="Mark Pro" w:eastAsia="思源黑体" w:hAnsi="Mark Pro"/>
                <w:color w:val="595959" w:themeColor="text1" w:themeTint="A6"/>
                <w:kern w:val="28"/>
                <w:lang w:val="en-GB"/>
              </w:rPr>
              <w:t>ensures</w:t>
            </w:r>
            <w:r w:rsidR="003F17B2" w:rsidRPr="00297C71">
              <w:rPr>
                <w:rFonts w:ascii="Mark Pro" w:eastAsia="思源黑体" w:hAnsi="Mark Pro"/>
                <w:color w:val="595959" w:themeColor="text1" w:themeTint="A6"/>
                <w:kern w:val="28"/>
                <w:lang w:val="en-GB"/>
              </w:rPr>
              <w:t xml:space="preserve"> that </w:t>
            </w:r>
            <w:r w:rsidRPr="00297C71">
              <w:rPr>
                <w:rFonts w:ascii="Mark Pro" w:eastAsia="思源黑体" w:hAnsi="Mark Pro"/>
                <w:color w:val="595959" w:themeColor="text1" w:themeTint="A6"/>
                <w:kern w:val="28"/>
                <w:lang w:val="en-GB"/>
              </w:rPr>
              <w:t>all devices are on the same channel for data exchange. You can also refer to LAN communication in lesson</w:t>
            </w:r>
            <w:ins w:id="190" w:author="Sergio Castellanos Arciniega" w:date="2021-06-21T17:23:00Z">
              <w:r w:rsidR="00C165FB">
                <w:rPr>
                  <w:rFonts w:ascii="Mark Pro" w:eastAsia="思源黑体" w:hAnsi="Mark Pro"/>
                  <w:color w:val="595959" w:themeColor="text1" w:themeTint="A6"/>
                  <w:kern w:val="28"/>
                  <w:lang w:val="en-GB"/>
                </w:rPr>
                <w:t xml:space="preserve"> </w:t>
              </w:r>
            </w:ins>
            <w:r w:rsidRPr="00297C71">
              <w:rPr>
                <w:rFonts w:ascii="Mark Pro" w:eastAsia="思源黑体" w:hAnsi="Mark Pro"/>
                <w:color w:val="595959" w:themeColor="text1" w:themeTint="A6"/>
                <w:kern w:val="28"/>
                <w:lang w:val="en-GB"/>
              </w:rPr>
              <w:t>7.</w:t>
            </w:r>
          </w:p>
          <w:p w14:paraId="04E177D3" w14:textId="51599661" w:rsidR="00511763" w:rsidRPr="00297C71" w:rsidDel="00475ABE" w:rsidRDefault="00511763" w:rsidP="00F414E8">
            <w:pPr>
              <w:spacing w:line="360" w:lineRule="auto"/>
              <w:rPr>
                <w:del w:id="191" w:author="Sergio Castellanos Arciniega" w:date="2021-06-21T17:10:00Z"/>
                <w:rFonts w:ascii="Mark Pro" w:eastAsia="思源黑体" w:hAnsi="Mark Pro"/>
                <w:color w:val="595959" w:themeColor="text1" w:themeTint="A6"/>
                <w:kern w:val="28"/>
                <w:lang w:val="en-GB"/>
              </w:rPr>
            </w:pPr>
          </w:p>
          <w:p w14:paraId="221372D5" w14:textId="77777777" w:rsidR="00511763" w:rsidRPr="00297C71" w:rsidRDefault="00511763" w:rsidP="00F414E8">
            <w:pPr>
              <w:spacing w:line="360" w:lineRule="auto"/>
              <w:rPr>
                <w:rFonts w:ascii="Mark Pro" w:eastAsia="思源黑体" w:hAnsi="Mark Pro"/>
                <w:color w:val="595959" w:themeColor="text1" w:themeTint="A6"/>
                <w:kern w:val="28"/>
                <w:lang w:val="en-GB"/>
              </w:rPr>
            </w:pPr>
          </w:p>
          <w:p w14:paraId="030DBDB0" w14:textId="3CC4FEA6" w:rsidR="00511763" w:rsidRPr="00475ABE" w:rsidRDefault="00511763" w:rsidP="00511763">
            <w:pPr>
              <w:spacing w:line="360" w:lineRule="auto"/>
              <w:rPr>
                <w:rFonts w:ascii="Mark Pro Medium" w:eastAsia="思源黑体" w:hAnsi="Mark Pro Medium"/>
                <w:b/>
                <w:bCs/>
                <w:color w:val="595959" w:themeColor="text1" w:themeTint="A6"/>
                <w:kern w:val="28"/>
                <w:lang w:val="en-GB"/>
                <w:rPrChange w:id="192" w:author="Sergio Castellanos Arciniega" w:date="2021-06-21T17:10:00Z">
                  <w:rPr>
                    <w:rFonts w:ascii="Mark Pro" w:eastAsia="思源黑体" w:hAnsi="Mark Pro"/>
                    <w:b/>
                    <w:bCs/>
                    <w:color w:val="595959" w:themeColor="text1" w:themeTint="A6"/>
                    <w:kern w:val="28"/>
                    <w:lang w:val="en-GB"/>
                  </w:rPr>
                </w:rPrChange>
              </w:rPr>
            </w:pPr>
            <w:r w:rsidRPr="00475ABE">
              <w:rPr>
                <w:rFonts w:ascii="Mark Pro Medium" w:eastAsia="思源黑体" w:hAnsi="Mark Pro Medium"/>
                <w:b/>
                <w:bCs/>
                <w:color w:val="595959" w:themeColor="text1" w:themeTint="A6"/>
                <w:kern w:val="28"/>
                <w:lang w:val="en-GB"/>
                <w:rPrChange w:id="193" w:author="Sergio Castellanos Arciniega" w:date="2021-06-21T17:10:00Z">
                  <w:rPr>
                    <w:rFonts w:ascii="Mark Pro" w:eastAsia="思源黑体" w:hAnsi="Mark Pro"/>
                    <w:b/>
                    <w:bCs/>
                    <w:color w:val="595959" w:themeColor="text1" w:themeTint="A6"/>
                    <w:kern w:val="28"/>
                    <w:lang w:val="en-GB"/>
                  </w:rPr>
                </w:rPrChange>
              </w:rPr>
              <w:t>2. Programming and applying speech recognition</w:t>
            </w:r>
          </w:p>
          <w:p w14:paraId="0F09DF36" w14:textId="58F61741" w:rsidR="004E4FB2" w:rsidDel="004A2A42" w:rsidRDefault="004E4FB2" w:rsidP="004E4FB2">
            <w:pPr>
              <w:spacing w:line="360" w:lineRule="auto"/>
              <w:rPr>
                <w:del w:id="194" w:author="Sergio Castellanos Arciniega" w:date="2021-06-21T17:13:00Z"/>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 xml:space="preserve">You are now going to program and test the speech recognition. You are going to supplement the programming code in which you let the mBot2 connect to </w:t>
            </w:r>
            <w:r w:rsidR="4EA8E024" w:rsidRPr="00297C71">
              <w:rPr>
                <w:rFonts w:ascii="Mark Pro" w:eastAsia="思源黑体" w:hAnsi="Mark Pro"/>
                <w:color w:val="595959" w:themeColor="text1" w:themeTint="A6"/>
                <w:kern w:val="28"/>
                <w:lang w:val="en-GB"/>
              </w:rPr>
              <w:t xml:space="preserve">the </w:t>
            </w:r>
            <w:del w:id="195" w:author="Sergio Castellanos Arciniega" w:date="2021-06-21T17:26:00Z">
              <w:r w:rsidRPr="00297C71" w:rsidDel="00C165FB">
                <w:rPr>
                  <w:rFonts w:ascii="Mark Pro" w:eastAsia="思源黑体" w:hAnsi="Mark Pro"/>
                  <w:color w:val="595959" w:themeColor="text1" w:themeTint="A6"/>
                  <w:kern w:val="28"/>
                  <w:lang w:val="en-GB"/>
                </w:rPr>
                <w:delText>W</w:delText>
              </w:r>
              <w:r w:rsidR="4B34232D" w:rsidRPr="00297C71" w:rsidDel="00C165FB">
                <w:rPr>
                  <w:rFonts w:ascii="Mark Pro" w:eastAsia="思源黑体" w:hAnsi="Mark Pro"/>
                  <w:color w:val="595959" w:themeColor="text1" w:themeTint="A6"/>
                  <w:kern w:val="28"/>
                  <w:lang w:val="en-GB"/>
                </w:rPr>
                <w:delText>i</w:delText>
              </w:r>
              <w:r w:rsidRPr="00297C71" w:rsidDel="00C165FB">
                <w:rPr>
                  <w:rFonts w:ascii="Mark Pro" w:eastAsia="思源黑体" w:hAnsi="Mark Pro"/>
                  <w:color w:val="595959" w:themeColor="text1" w:themeTint="A6"/>
                  <w:kern w:val="28"/>
                  <w:lang w:val="en-GB"/>
                </w:rPr>
                <w:delText>F</w:delText>
              </w:r>
              <w:r w:rsidR="71AB3F2F" w:rsidRPr="00297C71" w:rsidDel="00C165FB">
                <w:rPr>
                  <w:rFonts w:ascii="Mark Pro" w:eastAsia="思源黑体" w:hAnsi="Mark Pro"/>
                  <w:color w:val="595959" w:themeColor="text1" w:themeTint="A6"/>
                  <w:kern w:val="28"/>
                  <w:lang w:val="en-GB"/>
                </w:rPr>
                <w:delText>i</w:delText>
              </w:r>
            </w:del>
            <w:ins w:id="196" w:author="Sergio Castellanos Arciniega" w:date="2021-06-21T17:26:00Z">
              <w:r w:rsidR="00C165FB" w:rsidRPr="00297C71">
                <w:rPr>
                  <w:rFonts w:ascii="Mark Pro" w:eastAsia="思源黑体" w:hAnsi="Mark Pro"/>
                  <w:color w:val="595959" w:themeColor="text1" w:themeTint="A6"/>
                  <w:kern w:val="28"/>
                  <w:lang w:val="en-GB"/>
                </w:rPr>
                <w:t>WIFI</w:t>
              </w:r>
            </w:ins>
            <w:r w:rsidRPr="00297C71">
              <w:rPr>
                <w:rFonts w:ascii="Mark Pro" w:eastAsia="思源黑体" w:hAnsi="Mark Pro"/>
                <w:color w:val="595959" w:themeColor="text1" w:themeTint="A6"/>
                <w:kern w:val="28"/>
                <w:lang w:val="en-GB"/>
              </w:rPr>
              <w:t xml:space="preserve"> with a code for speech recognition.</w:t>
            </w:r>
          </w:p>
          <w:p w14:paraId="1C465201" w14:textId="77777777" w:rsidR="004A2A42" w:rsidRPr="00297C71" w:rsidRDefault="004A2A42" w:rsidP="004E4FB2">
            <w:pPr>
              <w:spacing w:line="360" w:lineRule="auto"/>
              <w:rPr>
                <w:ins w:id="197" w:author="Sergio Castellanos Arciniega" w:date="2021-06-22T11:19:00Z"/>
                <w:rFonts w:ascii="Mark Pro" w:eastAsia="思源黑体" w:hAnsi="Mark Pro"/>
                <w:color w:val="595959" w:themeColor="text1" w:themeTint="A6"/>
                <w:kern w:val="28"/>
                <w:lang w:val="en-GB"/>
              </w:rPr>
            </w:pPr>
          </w:p>
          <w:tbl>
            <w:tblPr>
              <w:tblStyle w:val="TableGrid"/>
              <w:tblW w:w="0" w:type="auto"/>
              <w:tblLook w:val="04A0" w:firstRow="1" w:lastRow="0" w:firstColumn="1" w:lastColumn="0" w:noHBand="0" w:noVBand="1"/>
            </w:tblPr>
            <w:tblGrid>
              <w:gridCol w:w="10103"/>
            </w:tblGrid>
            <w:tr w:rsidR="004A2A42" w:rsidRPr="00297C71" w14:paraId="72D42BA5" w14:textId="77777777" w:rsidTr="00E33015">
              <w:trPr>
                <w:ins w:id="198" w:author="Sergio Castellanos Arciniega" w:date="2021-06-22T11:19:00Z"/>
              </w:trPr>
              <w:tc>
                <w:tcPr>
                  <w:tcW w:w="10103" w:type="dxa"/>
                </w:tcPr>
                <w:p w14:paraId="50C49FB8" w14:textId="77777777" w:rsidR="004A2A42" w:rsidRPr="00297C71" w:rsidRDefault="004A2A42" w:rsidP="004A2A42">
                  <w:pPr>
                    <w:spacing w:line="360" w:lineRule="auto"/>
                    <w:rPr>
                      <w:ins w:id="199" w:author="Sergio Castellanos Arciniega" w:date="2021-06-22T11:19:00Z"/>
                      <w:rFonts w:ascii="Mark Pro Medium" w:eastAsia="思源黑体" w:hAnsi="Mark Pro Medium"/>
                      <w:b/>
                      <w:bCs/>
                      <w:color w:val="595959" w:themeColor="text1" w:themeTint="A6"/>
                      <w:kern w:val="28"/>
                      <w:lang w:val="en-GB"/>
                    </w:rPr>
                  </w:pPr>
                  <w:ins w:id="200" w:author="Sergio Castellanos Arciniega" w:date="2021-06-22T11:19:00Z">
                    <w:r w:rsidRPr="00297C71">
                      <w:rPr>
                        <w:rFonts w:ascii="Mark Pro Medium" w:eastAsia="思源黑体" w:hAnsi="Mark Pro Medium"/>
                        <w:b/>
                        <w:bCs/>
                        <w:color w:val="595959" w:themeColor="text1" w:themeTint="A6"/>
                        <w:kern w:val="28"/>
                        <w:lang w:val="en-GB"/>
                      </w:rPr>
                      <w:t>Code block:</w:t>
                    </w:r>
                  </w:ins>
                </w:p>
                <w:p w14:paraId="223027E4" w14:textId="77777777" w:rsidR="004A2A42" w:rsidRPr="00297C71" w:rsidRDefault="004A2A42" w:rsidP="004A2A42">
                  <w:pPr>
                    <w:jc w:val="center"/>
                    <w:rPr>
                      <w:ins w:id="201" w:author="Sergio Castellanos Arciniega" w:date="2021-06-22T11:19:00Z"/>
                      <w:rFonts w:ascii="Mark Pro" w:eastAsia="思源黑体" w:hAnsi="Mark Pro"/>
                      <w:color w:val="595959" w:themeColor="text1" w:themeTint="A6"/>
                      <w:kern w:val="28"/>
                      <w:lang w:val="en-GB"/>
                    </w:rPr>
                  </w:pPr>
                  <w:ins w:id="202" w:author="Sergio Castellanos Arciniega" w:date="2021-06-22T11:19:00Z">
                    <w:r w:rsidRPr="00297C71">
                      <w:rPr>
                        <w:noProof/>
                        <w:lang w:val="en-GB"/>
                      </w:rPr>
                      <w:drawing>
                        <wp:inline distT="0" distB="0" distL="0" distR="0" wp14:anchorId="120F94F9" wp14:editId="01506274">
                          <wp:extent cx="2183495" cy="482400"/>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2183495" cy="482400"/>
                                  </a:xfrm>
                                  <a:prstGeom prst="rect">
                                    <a:avLst/>
                                  </a:prstGeom>
                                </pic:spPr>
                              </pic:pic>
                            </a:graphicData>
                          </a:graphic>
                        </wp:inline>
                      </w:drawing>
                    </w:r>
                  </w:ins>
                </w:p>
                <w:p w14:paraId="2C772BB3" w14:textId="02CE7079" w:rsidR="004A2A42" w:rsidRPr="00297C71" w:rsidRDefault="004A2A42" w:rsidP="004A2A42">
                  <w:pPr>
                    <w:spacing w:line="360" w:lineRule="auto"/>
                    <w:rPr>
                      <w:ins w:id="203" w:author="Sergio Castellanos Arciniega" w:date="2021-06-22T11:19:00Z"/>
                      <w:rFonts w:ascii="Mark Pro" w:eastAsia="思源黑体" w:hAnsi="Mark Pro"/>
                      <w:color w:val="595959" w:themeColor="text1" w:themeTint="A6"/>
                      <w:kern w:val="28"/>
                      <w:lang w:val="en-GB"/>
                    </w:rPr>
                  </w:pPr>
                  <w:ins w:id="204" w:author="Sergio Castellanos Arciniega" w:date="2021-06-22T11:19:00Z">
                    <w:r w:rsidRPr="00297C71">
                      <w:rPr>
                        <w:rFonts w:ascii="Mark Pro" w:eastAsia="思源黑体" w:hAnsi="Mark Pro"/>
                        <w:color w:val="595959" w:themeColor="text1" w:themeTint="A6"/>
                        <w:kern w:val="28"/>
                        <w:lang w:val="en-GB"/>
                      </w:rPr>
                      <w:t>This code block will be used in an example below – it does the opposite of speech recognition: with this block you can make the CyberPi/mBot2 read out loud a text provided. Here the text is transferred to the cloud service, and the audio file synthesized is sent back. It has an auto-detection on the language used, so the spoken language should be the same as the text uses.</w:t>
                    </w:r>
                  </w:ins>
                </w:p>
              </w:tc>
            </w:tr>
            <w:tr w:rsidR="004A2A42" w:rsidRPr="00297C71" w14:paraId="62C2D06C" w14:textId="77777777" w:rsidTr="00E33015">
              <w:trPr>
                <w:ins w:id="205" w:author="Sergio Castellanos Arciniega" w:date="2021-06-22T11:19:00Z"/>
              </w:trPr>
              <w:tc>
                <w:tcPr>
                  <w:tcW w:w="10103" w:type="dxa"/>
                </w:tcPr>
                <w:p w14:paraId="509B4CEE" w14:textId="77777777" w:rsidR="004A2A42" w:rsidRPr="00297C71" w:rsidRDefault="004A2A42" w:rsidP="004A2A42">
                  <w:pPr>
                    <w:spacing w:line="360" w:lineRule="auto"/>
                    <w:rPr>
                      <w:ins w:id="206" w:author="Sergio Castellanos Arciniega" w:date="2021-06-22T11:19:00Z"/>
                      <w:rFonts w:ascii="Mark Pro Medium" w:eastAsia="思源黑体" w:hAnsi="Mark Pro Medium"/>
                      <w:b/>
                      <w:bCs/>
                      <w:color w:val="595959" w:themeColor="text1" w:themeTint="A6"/>
                      <w:kern w:val="28"/>
                      <w:lang w:val="en-GB"/>
                    </w:rPr>
                  </w:pPr>
                  <w:ins w:id="207" w:author="Sergio Castellanos Arciniega" w:date="2021-06-22T11:19:00Z">
                    <w:r w:rsidRPr="00297C71">
                      <w:rPr>
                        <w:rFonts w:ascii="Mark Pro Medium" w:eastAsia="思源黑体" w:hAnsi="Mark Pro Medium"/>
                        <w:b/>
                        <w:bCs/>
                        <w:color w:val="595959" w:themeColor="text1" w:themeTint="A6"/>
                        <w:kern w:val="28"/>
                        <w:lang w:val="en-GB"/>
                      </w:rPr>
                      <w:t>Code block:</w:t>
                    </w:r>
                  </w:ins>
                </w:p>
                <w:p w14:paraId="4985DCEB" w14:textId="77777777" w:rsidR="004A2A42" w:rsidRDefault="004A2A42">
                  <w:pPr>
                    <w:spacing w:line="360" w:lineRule="auto"/>
                    <w:jc w:val="center"/>
                    <w:rPr>
                      <w:ins w:id="208" w:author="Sergio Castellanos Arciniega" w:date="2021-06-22T11:21:00Z"/>
                      <w:rFonts w:ascii="Mark Pro" w:eastAsia="思源黑体" w:hAnsi="Mark Pro"/>
                      <w:color w:val="595959" w:themeColor="text1" w:themeTint="A6"/>
                      <w:kern w:val="28"/>
                      <w:lang w:val="en-GB"/>
                    </w:rPr>
                    <w:pPrChange w:id="209" w:author="Sergio Castellanos Arciniega" w:date="2021-06-22T11:21:00Z">
                      <w:pPr>
                        <w:spacing w:line="360" w:lineRule="auto"/>
                      </w:pPr>
                    </w:pPrChange>
                  </w:pPr>
                  <w:ins w:id="210" w:author="Sergio Castellanos Arciniega" w:date="2021-06-22T11:21:00Z">
                    <w:r w:rsidRPr="00297C71">
                      <w:rPr>
                        <w:noProof/>
                        <w:lang w:val="en-GB"/>
                      </w:rPr>
                      <w:drawing>
                        <wp:inline distT="0" distB="0" distL="0" distR="0" wp14:anchorId="4A6EC982" wp14:editId="691A63EB">
                          <wp:extent cx="2507206" cy="482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29">
                                    <a:extLst>
                                      <a:ext uri="{28A0092B-C50C-407E-A947-70E740481C1C}">
                                        <a14:useLocalDpi xmlns:a14="http://schemas.microsoft.com/office/drawing/2010/main" val="0"/>
                                      </a:ext>
                                    </a:extLst>
                                  </a:blip>
                                  <a:stretch>
                                    <a:fillRect/>
                                  </a:stretch>
                                </pic:blipFill>
                                <pic:spPr>
                                  <a:xfrm>
                                    <a:off x="0" y="0"/>
                                    <a:ext cx="2507206" cy="482400"/>
                                  </a:xfrm>
                                  <a:prstGeom prst="rect">
                                    <a:avLst/>
                                  </a:prstGeom>
                                </pic:spPr>
                              </pic:pic>
                            </a:graphicData>
                          </a:graphic>
                        </wp:inline>
                      </w:drawing>
                    </w:r>
                  </w:ins>
                </w:p>
                <w:p w14:paraId="55636FBF" w14:textId="43A9823C" w:rsidR="004A2A42" w:rsidRPr="00297C71" w:rsidRDefault="004A2A42">
                  <w:pPr>
                    <w:spacing w:line="360" w:lineRule="auto"/>
                    <w:rPr>
                      <w:ins w:id="211" w:author="Sergio Castellanos Arciniega" w:date="2021-06-22T11:19:00Z"/>
                      <w:rFonts w:ascii="Mark Pro" w:eastAsia="思源黑体" w:hAnsi="Mark Pro"/>
                      <w:color w:val="595959" w:themeColor="text1" w:themeTint="A6"/>
                      <w:kern w:val="28"/>
                      <w:lang w:val="en-GB"/>
                    </w:rPr>
                    <w:pPrChange w:id="212" w:author="Sergio Castellanos Arciniega" w:date="2021-06-22T11:21:00Z">
                      <w:pPr>
                        <w:spacing w:line="360" w:lineRule="auto"/>
                        <w:jc w:val="center"/>
                      </w:pPr>
                    </w:pPrChange>
                  </w:pPr>
                  <w:ins w:id="213" w:author="Sergio Castellanos Arciniega" w:date="2021-06-22T11:19:00Z">
                    <w:r w:rsidRPr="00297C71">
                      <w:rPr>
                        <w:rFonts w:ascii="Mark Pro" w:eastAsia="思源黑体" w:hAnsi="Mark Pro"/>
                        <w:color w:val="595959" w:themeColor="text1" w:themeTint="A6"/>
                        <w:kern w:val="28"/>
                        <w:lang w:val="en-GB"/>
                      </w:rPr>
                      <w:t>Speech recognition is available in 12 different languages. If your native language is not supported, maybe you can use English. This code block starts an audio recording for the specific time and sends it to the cloud service for detection. For the results, you need the following code block:</w:t>
                    </w:r>
                  </w:ins>
                </w:p>
              </w:tc>
            </w:tr>
            <w:tr w:rsidR="004A2A42" w:rsidRPr="00E33015" w14:paraId="28F77CB7" w14:textId="77777777" w:rsidTr="00E33015">
              <w:trPr>
                <w:ins w:id="214" w:author="Sergio Castellanos Arciniega" w:date="2021-06-22T11:19:00Z"/>
              </w:trPr>
              <w:tc>
                <w:tcPr>
                  <w:tcW w:w="10103" w:type="dxa"/>
                </w:tcPr>
                <w:p w14:paraId="66C2977F" w14:textId="77777777" w:rsidR="004A2A42" w:rsidRPr="00297C71" w:rsidRDefault="004A2A42" w:rsidP="004A2A42">
                  <w:pPr>
                    <w:spacing w:line="360" w:lineRule="auto"/>
                    <w:rPr>
                      <w:ins w:id="215" w:author="Sergio Castellanos Arciniega" w:date="2021-06-22T11:19:00Z"/>
                      <w:rFonts w:ascii="Mark Pro Medium" w:eastAsia="思源黑体" w:hAnsi="Mark Pro Medium"/>
                      <w:b/>
                      <w:bCs/>
                      <w:color w:val="595959" w:themeColor="text1" w:themeTint="A6"/>
                      <w:kern w:val="28"/>
                      <w:lang w:val="en-GB"/>
                    </w:rPr>
                  </w:pPr>
                  <w:ins w:id="216" w:author="Sergio Castellanos Arciniega" w:date="2021-06-22T11:19:00Z">
                    <w:r w:rsidRPr="00297C71">
                      <w:rPr>
                        <w:rFonts w:ascii="Mark Pro Medium" w:eastAsia="思源黑体" w:hAnsi="Mark Pro Medium"/>
                        <w:b/>
                        <w:bCs/>
                        <w:color w:val="595959" w:themeColor="text1" w:themeTint="A6"/>
                        <w:kern w:val="28"/>
                        <w:lang w:val="en-GB"/>
                      </w:rPr>
                      <w:t>Code block:</w:t>
                    </w:r>
                  </w:ins>
                </w:p>
                <w:p w14:paraId="523AE24A" w14:textId="77777777" w:rsidR="004A2A42" w:rsidRPr="00297C71" w:rsidRDefault="004A2A42" w:rsidP="004A2A42">
                  <w:pPr>
                    <w:jc w:val="center"/>
                    <w:rPr>
                      <w:ins w:id="217" w:author="Sergio Castellanos Arciniega" w:date="2021-06-22T11:19:00Z"/>
                      <w:rFonts w:ascii="Mark Pro Medium" w:eastAsia="思源黑体" w:hAnsi="Mark Pro Medium"/>
                      <w:b/>
                      <w:bCs/>
                      <w:color w:val="595959" w:themeColor="text1" w:themeTint="A6"/>
                      <w:kern w:val="28"/>
                      <w:lang w:val="en-GB"/>
                    </w:rPr>
                  </w:pPr>
                  <w:ins w:id="218" w:author="Sergio Castellanos Arciniega" w:date="2021-06-22T11:19:00Z">
                    <w:r w:rsidRPr="00297C71">
                      <w:rPr>
                        <w:noProof/>
                        <w:lang w:val="en-GB"/>
                      </w:rPr>
                      <w:drawing>
                        <wp:inline distT="0" distB="0" distL="0" distR="0" wp14:anchorId="33995F9F" wp14:editId="7C84EBE2">
                          <wp:extent cx="1946162" cy="381600"/>
                          <wp:effectExtent l="0" t="0" r="0" b="0"/>
                          <wp:docPr id="54"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8"/>
                                  <pic:cNvPicPr/>
                                </pic:nvPicPr>
                                <pic:blipFill>
                                  <a:blip r:embed="rId30">
                                    <a:extLst>
                                      <a:ext uri="{28A0092B-C50C-407E-A947-70E740481C1C}">
                                        <a14:useLocalDpi xmlns:a14="http://schemas.microsoft.com/office/drawing/2010/main" val="0"/>
                                      </a:ext>
                                    </a:extLst>
                                  </a:blip>
                                  <a:stretch>
                                    <a:fillRect/>
                                  </a:stretch>
                                </pic:blipFill>
                                <pic:spPr>
                                  <a:xfrm>
                                    <a:off x="0" y="0"/>
                                    <a:ext cx="1946162" cy="381600"/>
                                  </a:xfrm>
                                  <a:prstGeom prst="rect">
                                    <a:avLst/>
                                  </a:prstGeom>
                                </pic:spPr>
                              </pic:pic>
                            </a:graphicData>
                          </a:graphic>
                        </wp:inline>
                      </w:drawing>
                    </w:r>
                  </w:ins>
                </w:p>
                <w:p w14:paraId="1FBD3387" w14:textId="77777777" w:rsidR="004A2A42" w:rsidRDefault="004A2A42" w:rsidP="004A2A42">
                  <w:pPr>
                    <w:spacing w:line="360" w:lineRule="auto"/>
                    <w:rPr>
                      <w:ins w:id="219" w:author="Sergio Castellanos Arciniega" w:date="2021-06-22T11:23:00Z"/>
                      <w:rFonts w:ascii="Mark Pro" w:eastAsia="思源黑体" w:hAnsi="Mark Pro"/>
                      <w:color w:val="595959" w:themeColor="text1" w:themeTint="A6"/>
                      <w:kern w:val="28"/>
                      <w:lang w:val="en-GB"/>
                    </w:rPr>
                  </w:pPr>
                </w:p>
                <w:p w14:paraId="38081417" w14:textId="45A9D780" w:rsidR="004A2A42" w:rsidRPr="00E33015" w:rsidRDefault="004A2A42" w:rsidP="004A2A42">
                  <w:pPr>
                    <w:spacing w:line="360" w:lineRule="auto"/>
                    <w:rPr>
                      <w:ins w:id="220" w:author="Sergio Castellanos Arciniega" w:date="2021-06-22T11:19:00Z"/>
                      <w:rFonts w:ascii="Mark Pro" w:eastAsia="思源黑体" w:hAnsi="Mark Pro"/>
                      <w:color w:val="595959" w:themeColor="text1" w:themeTint="A6"/>
                      <w:kern w:val="28"/>
                      <w:lang w:val="en-GB"/>
                    </w:rPr>
                  </w:pPr>
                  <w:ins w:id="221" w:author="Sergio Castellanos Arciniega" w:date="2021-06-22T11:19:00Z">
                    <w:r w:rsidRPr="00E33015">
                      <w:rPr>
                        <w:rFonts w:ascii="Mark Pro" w:eastAsia="思源黑体" w:hAnsi="Mark Pro"/>
                        <w:color w:val="595959" w:themeColor="text1" w:themeTint="A6"/>
                        <w:kern w:val="28"/>
                        <w:lang w:val="en-GB"/>
                      </w:rPr>
                      <w:t>The results from the speech recognition can be accessed through this reporter block. You can save the result to a variable, in case you need to re-use it, or display it on the screen or process further with some analysis (like “does the text contain the word ‘yes’?”).</w:t>
                    </w:r>
                  </w:ins>
                </w:p>
              </w:tc>
            </w:tr>
            <w:tr w:rsidR="004A2A42" w:rsidRPr="00297C71" w14:paraId="4491379F" w14:textId="77777777" w:rsidTr="00E33015">
              <w:trPr>
                <w:ins w:id="222" w:author="Sergio Castellanos Arciniega" w:date="2021-06-22T11:19:00Z"/>
              </w:trPr>
              <w:tc>
                <w:tcPr>
                  <w:tcW w:w="10103" w:type="dxa"/>
                </w:tcPr>
                <w:p w14:paraId="39784176" w14:textId="77777777" w:rsidR="004A2A42" w:rsidRPr="00297C71" w:rsidRDefault="004A2A42" w:rsidP="004A2A42">
                  <w:pPr>
                    <w:spacing w:line="360" w:lineRule="auto"/>
                    <w:rPr>
                      <w:ins w:id="223" w:author="Sergio Castellanos Arciniega" w:date="2021-06-22T11:19:00Z"/>
                      <w:rFonts w:ascii="Mark Pro Medium" w:eastAsia="思源黑体" w:hAnsi="Mark Pro Medium"/>
                      <w:b/>
                      <w:bCs/>
                      <w:color w:val="595959" w:themeColor="text1" w:themeTint="A6"/>
                      <w:kern w:val="28"/>
                      <w:lang w:val="en-GB"/>
                    </w:rPr>
                  </w:pPr>
                  <w:ins w:id="224" w:author="Sergio Castellanos Arciniega" w:date="2021-06-22T11:19:00Z">
                    <w:r w:rsidRPr="00297C71">
                      <w:rPr>
                        <w:rFonts w:ascii="Mark Pro Medium" w:eastAsia="思源黑体" w:hAnsi="Mark Pro Medium"/>
                        <w:b/>
                        <w:bCs/>
                        <w:color w:val="595959" w:themeColor="text1" w:themeTint="A6"/>
                        <w:kern w:val="28"/>
                        <w:lang w:val="en-GB"/>
                      </w:rPr>
                      <w:t>Code block:</w:t>
                    </w:r>
                  </w:ins>
                </w:p>
                <w:p w14:paraId="5574228F" w14:textId="77777777" w:rsidR="004A2A42" w:rsidRPr="00297C71" w:rsidRDefault="004A2A42" w:rsidP="004A2A42">
                  <w:pPr>
                    <w:jc w:val="center"/>
                    <w:rPr>
                      <w:ins w:id="225" w:author="Sergio Castellanos Arciniega" w:date="2021-06-22T11:19:00Z"/>
                      <w:rFonts w:ascii="Mark Pro Medium" w:eastAsia="思源黑体" w:hAnsi="Mark Pro Medium"/>
                      <w:color w:val="595959" w:themeColor="text1" w:themeTint="A6"/>
                      <w:kern w:val="28"/>
                      <w:lang w:val="en-GB"/>
                    </w:rPr>
                  </w:pPr>
                  <w:ins w:id="226" w:author="Sergio Castellanos Arciniega" w:date="2021-06-22T11:19:00Z">
                    <w:r w:rsidRPr="00297C71">
                      <w:rPr>
                        <w:noProof/>
                        <w:lang w:val="en-GB"/>
                      </w:rPr>
                      <w:drawing>
                        <wp:inline distT="0" distB="0" distL="0" distR="0" wp14:anchorId="04694706" wp14:editId="2756D478">
                          <wp:extent cx="2461319" cy="381600"/>
                          <wp:effectExtent l="0" t="0" r="0" b="0"/>
                          <wp:docPr id="55" name="Grafik 2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9"/>
                                  <pic:cNvPicPr/>
                                </pic:nvPicPr>
                                <pic:blipFill>
                                  <a:blip r:embed="rId31">
                                    <a:extLst>
                                      <a:ext uri="{28A0092B-C50C-407E-A947-70E740481C1C}">
                                        <a14:useLocalDpi xmlns:a14="http://schemas.microsoft.com/office/drawing/2010/main" val="0"/>
                                      </a:ext>
                                    </a:extLst>
                                  </a:blip>
                                  <a:stretch>
                                    <a:fillRect/>
                                  </a:stretch>
                                </pic:blipFill>
                                <pic:spPr>
                                  <a:xfrm>
                                    <a:off x="0" y="0"/>
                                    <a:ext cx="2461319" cy="381600"/>
                                  </a:xfrm>
                                  <a:prstGeom prst="rect">
                                    <a:avLst/>
                                  </a:prstGeom>
                                </pic:spPr>
                              </pic:pic>
                            </a:graphicData>
                          </a:graphic>
                        </wp:inline>
                      </w:drawing>
                    </w:r>
                  </w:ins>
                </w:p>
                <w:p w14:paraId="30018721" w14:textId="77777777" w:rsidR="004A2A42" w:rsidRDefault="004A2A42" w:rsidP="004A2A42">
                  <w:pPr>
                    <w:spacing w:line="360" w:lineRule="auto"/>
                    <w:rPr>
                      <w:ins w:id="227" w:author="Sergio Castellanos Arciniega" w:date="2021-06-22T11:23:00Z"/>
                      <w:rFonts w:ascii="Mark Pro" w:eastAsia="思源黑体" w:hAnsi="Mark Pro"/>
                      <w:color w:val="595959" w:themeColor="text1" w:themeTint="A6"/>
                      <w:kern w:val="28"/>
                      <w:lang w:val="en-GB"/>
                    </w:rPr>
                  </w:pPr>
                </w:p>
                <w:p w14:paraId="415A6994" w14:textId="33D4BA99" w:rsidR="004A2A42" w:rsidRPr="007740B1" w:rsidRDefault="004A2A42" w:rsidP="004A2A42">
                  <w:pPr>
                    <w:spacing w:line="360" w:lineRule="auto"/>
                    <w:rPr>
                      <w:ins w:id="228" w:author="Sergio Castellanos Arciniega" w:date="2021-06-22T11:19:00Z"/>
                      <w:rFonts w:ascii="Mark Pro" w:eastAsia="思源黑体" w:hAnsi="Mark Pro"/>
                      <w:color w:val="595959" w:themeColor="text1" w:themeTint="A6"/>
                      <w:kern w:val="28"/>
                      <w:lang w:val="en-GB"/>
                      <w:rPrChange w:id="229" w:author="Sergio Castellanos Arciniega" w:date="2021-06-22T11:23:00Z">
                        <w:rPr>
                          <w:ins w:id="230" w:author="Sergio Castellanos Arciniega" w:date="2021-06-22T11:19:00Z"/>
                          <w:rFonts w:ascii="Mark Pro Medium" w:eastAsia="思源黑体" w:hAnsi="Mark Pro Medium"/>
                          <w:b/>
                          <w:bCs/>
                          <w:color w:val="595959" w:themeColor="text1" w:themeTint="A6"/>
                          <w:kern w:val="28"/>
                          <w:lang w:val="en-GB"/>
                        </w:rPr>
                      </w:rPrChange>
                    </w:rPr>
                  </w:pPr>
                  <w:ins w:id="231" w:author="Sergio Castellanos Arciniega" w:date="2021-06-22T11:19:00Z">
                    <w:r w:rsidRPr="00E33015">
                      <w:rPr>
                        <w:rFonts w:ascii="Mark Pro" w:eastAsia="思源黑体" w:hAnsi="Mark Pro"/>
                        <w:color w:val="595959" w:themeColor="text1" w:themeTint="A6"/>
                        <w:kern w:val="28"/>
                        <w:lang w:val="en-GB"/>
                      </w:rPr>
                      <w:t xml:space="preserve">The AI features even allow for language translation of texts. This code block is a reporter block that allows you to translate the text provided into a (supported) language of your choice. You could use this block together with the previous ones and the knowledge you gained from previous activities and build a voice-operated translator: press a button and translate 5 seconds of speech to a foreign language…you could even try different ones and test your foreign language skills </w:t>
                    </w:r>
                    <w:r w:rsidRPr="00C165FB">
                      <w:rPr>
                        <w:rFonts w:ascii="Segoe UI Emoji" w:eastAsia="Segoe UI Emoji" w:hAnsi="Segoe UI Emoji" w:cs="Segoe UI Emoji"/>
                        <w:lang w:val="en-GB"/>
                      </w:rPr>
                      <w:t>😉</w:t>
                    </w:r>
                    <w:r w:rsidRPr="00E33015">
                      <w:rPr>
                        <w:rFonts w:ascii="Mark Pro" w:eastAsia="思源黑体" w:hAnsi="Mark Pro"/>
                        <w:color w:val="595959" w:themeColor="text1" w:themeTint="A6"/>
                        <w:kern w:val="28"/>
                        <w:lang w:val="en-GB"/>
                      </w:rPr>
                      <w:t>.</w:t>
                    </w:r>
                  </w:ins>
                </w:p>
              </w:tc>
            </w:tr>
          </w:tbl>
          <w:p w14:paraId="490294A8" w14:textId="1173DB11" w:rsidR="00511763" w:rsidDel="007740B1" w:rsidRDefault="00511763" w:rsidP="007740B1">
            <w:pPr>
              <w:spacing w:line="360" w:lineRule="auto"/>
              <w:rPr>
                <w:del w:id="232" w:author="Sergio Castellanos Arciniega" w:date="2021-06-21T17:13:00Z"/>
                <w:rFonts w:ascii="Mark Pro" w:eastAsia="思源黑体" w:hAnsi="Mark Pro"/>
                <w:color w:val="595959" w:themeColor="text1" w:themeTint="A6"/>
                <w:kern w:val="28"/>
                <w:lang w:val="en-GB"/>
              </w:rPr>
            </w:pPr>
          </w:p>
          <w:p w14:paraId="24A7CD88" w14:textId="77777777" w:rsidR="007740B1" w:rsidRDefault="007740B1" w:rsidP="00F414E8">
            <w:pPr>
              <w:spacing w:line="360" w:lineRule="auto"/>
              <w:rPr>
                <w:ins w:id="233" w:author="Sergio Castellanos Arciniega" w:date="2021-06-22T11:24:00Z"/>
                <w:rFonts w:ascii="Mark Pro" w:eastAsia="思源黑体" w:hAnsi="Mark Pro"/>
                <w:color w:val="595959" w:themeColor="text1" w:themeTint="A6"/>
                <w:kern w:val="28"/>
                <w:lang w:val="en-GB"/>
              </w:rPr>
            </w:pPr>
          </w:p>
          <w:p w14:paraId="21B19159" w14:textId="77777777" w:rsidR="007740B1" w:rsidRPr="00E33015" w:rsidRDefault="007740B1" w:rsidP="007740B1">
            <w:pPr>
              <w:spacing w:line="360" w:lineRule="auto"/>
              <w:rPr>
                <w:ins w:id="234" w:author="Sergio Castellanos Arciniega" w:date="2021-06-22T11:24:00Z"/>
                <w:rFonts w:ascii="Mark Pro" w:eastAsia="思源黑体" w:hAnsi="Mark Pro"/>
                <w:color w:val="595959" w:themeColor="text1" w:themeTint="A6"/>
                <w:kern w:val="28"/>
                <w:lang w:val="en-GB"/>
              </w:rPr>
            </w:pPr>
            <w:ins w:id="235" w:author="Sergio Castellanos Arciniega" w:date="2021-06-22T11:24:00Z">
              <w:r w:rsidRPr="00E33015">
                <w:rPr>
                  <w:rFonts w:ascii="Mark Pro" w:eastAsia="思源黑体" w:hAnsi="Mark Pro"/>
                  <w:color w:val="595959" w:themeColor="text1" w:themeTint="A6"/>
                  <w:kern w:val="28"/>
                  <w:lang w:val="en-GB"/>
                </w:rPr>
                <w:t xml:space="preserve">In the programming example </w:t>
              </w:r>
              <w:r>
                <w:rPr>
                  <w:rFonts w:ascii="Mark Pro" w:eastAsia="思源黑体" w:hAnsi="Mark Pro"/>
                  <w:color w:val="595959" w:themeColor="text1" w:themeTint="A6"/>
                  <w:kern w:val="28"/>
                  <w:lang w:val="en-GB"/>
                </w:rPr>
                <w:t>below</w:t>
              </w:r>
              <w:r w:rsidRPr="00E33015">
                <w:rPr>
                  <w:rFonts w:ascii="Mark Pro" w:eastAsia="思源黑体" w:hAnsi="Mark Pro"/>
                  <w:color w:val="595959" w:themeColor="text1" w:themeTint="A6"/>
                  <w:kern w:val="28"/>
                  <w:lang w:val="en-GB"/>
                </w:rPr>
                <w:t>, the mBot2 is programmed so that when you press button B, the mBot2 recognizes speech for 3 seconds. The result is shown on the CyberPi display and the recognition is spoken. Recreate the programming code below and test it out. Check what you said and what was “understood” and translated back.</w:t>
              </w:r>
            </w:ins>
          </w:p>
          <w:p w14:paraId="3421D84D" w14:textId="495E989B" w:rsidR="007740B1" w:rsidRDefault="007740B1" w:rsidP="007740B1">
            <w:pPr>
              <w:spacing w:line="360" w:lineRule="auto"/>
              <w:rPr>
                <w:ins w:id="236" w:author="Sergio Castellanos Arciniega" w:date="2021-06-22T11:29:00Z"/>
                <w:rFonts w:ascii="Mark Pro" w:eastAsia="思源黑体" w:hAnsi="Mark Pro"/>
                <w:color w:val="595959" w:themeColor="text1" w:themeTint="A6"/>
                <w:kern w:val="28"/>
                <w:lang w:val="en-GB"/>
              </w:rPr>
            </w:pPr>
            <w:ins w:id="237" w:author="Sergio Castellanos Arciniega" w:date="2021-06-22T11:24:00Z">
              <w:r w:rsidRPr="00E33015">
                <w:rPr>
                  <w:rFonts w:ascii="Mark Pro" w:eastAsia="思源黑体" w:hAnsi="Mark Pro"/>
                  <w:color w:val="595959" w:themeColor="text1" w:themeTint="A6"/>
                  <w:kern w:val="28"/>
                  <w:lang w:val="en-GB"/>
                </w:rPr>
                <w:t>Does it work? Then see what else you can do with speech recognition!</w:t>
              </w:r>
            </w:ins>
          </w:p>
          <w:p w14:paraId="4D1157FC" w14:textId="77777777" w:rsidR="007740B1" w:rsidRPr="00E33015" w:rsidRDefault="007740B1" w:rsidP="007740B1">
            <w:pPr>
              <w:spacing w:line="360" w:lineRule="auto"/>
              <w:rPr>
                <w:ins w:id="238" w:author="Sergio Castellanos Arciniega" w:date="2021-06-22T11:24:00Z"/>
                <w:rFonts w:ascii="Mark Pro" w:eastAsia="思源黑体" w:hAnsi="Mark Pro"/>
                <w:color w:val="595959" w:themeColor="text1" w:themeTint="A6"/>
                <w:kern w:val="28"/>
                <w:lang w:val="en-GB"/>
              </w:rPr>
            </w:pPr>
          </w:p>
          <w:p w14:paraId="3587B2BA" w14:textId="2628A9E0" w:rsidR="007740B1" w:rsidRDefault="007740B1" w:rsidP="00401530">
            <w:pPr>
              <w:spacing w:line="360" w:lineRule="auto"/>
              <w:rPr>
                <w:ins w:id="239" w:author="Sergio Castellanos Arciniega" w:date="2021-06-22T11:24:00Z"/>
                <w:rFonts w:ascii="Mark Pro" w:eastAsia="思源黑体" w:hAnsi="Mark Pro"/>
                <w:color w:val="595959" w:themeColor="text1" w:themeTint="A6"/>
                <w:kern w:val="28"/>
                <w:lang w:val="en-GB"/>
              </w:rPr>
            </w:pPr>
            <w:ins w:id="240" w:author="Sergio Castellanos Arciniega" w:date="2021-06-22T11:28:00Z">
              <w:r w:rsidRPr="00297C71">
                <w:rPr>
                  <w:noProof/>
                  <w:lang w:val="en-GB"/>
                </w:rPr>
                <w:drawing>
                  <wp:inline distT="0" distB="0" distL="0" distR="0" wp14:anchorId="545AD876" wp14:editId="0109AE80">
                    <wp:extent cx="3114834" cy="1800664"/>
                    <wp:effectExtent l="0" t="0" r="0" b="0"/>
                    <wp:docPr id="56"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0"/>
                            <pic:cNvPicPr/>
                          </pic:nvPicPr>
                          <pic:blipFill>
                            <a:blip r:embed="rId27">
                              <a:extLst>
                                <a:ext uri="{28A0092B-C50C-407E-A947-70E740481C1C}">
                                  <a14:useLocalDpi xmlns:a14="http://schemas.microsoft.com/office/drawing/2010/main" val="0"/>
                                </a:ext>
                              </a:extLst>
                            </a:blip>
                            <a:stretch>
                              <a:fillRect/>
                            </a:stretch>
                          </pic:blipFill>
                          <pic:spPr>
                            <a:xfrm>
                              <a:off x="0" y="0"/>
                              <a:ext cx="3155067" cy="1823923"/>
                            </a:xfrm>
                            <a:prstGeom prst="rect">
                              <a:avLst/>
                            </a:prstGeom>
                          </pic:spPr>
                        </pic:pic>
                      </a:graphicData>
                    </a:graphic>
                  </wp:inline>
                </w:drawing>
              </w:r>
            </w:ins>
          </w:p>
          <w:p w14:paraId="101E9379" w14:textId="12E67249" w:rsidR="004A2A42" w:rsidRDefault="007740B1" w:rsidP="00F414E8">
            <w:pPr>
              <w:spacing w:line="360" w:lineRule="auto"/>
              <w:rPr>
                <w:ins w:id="241" w:author="Sergio Castellanos Arciniega" w:date="2021-06-22T11:19:00Z"/>
                <w:rFonts w:ascii="Mark Pro" w:eastAsia="思源黑体" w:hAnsi="Mark Pro"/>
                <w:color w:val="595959" w:themeColor="text1" w:themeTint="A6"/>
                <w:kern w:val="28"/>
                <w:lang w:val="en-GB"/>
              </w:rPr>
            </w:pPr>
            <w:ins w:id="242" w:author="Sergio Castellanos Arciniega" w:date="2021-06-22T11:28:00Z">
              <w:r w:rsidRPr="00297C71">
                <w:rPr>
                  <w:noProof/>
                  <w:lang w:val="en-GB"/>
                </w:rPr>
                <w:drawing>
                  <wp:inline distT="0" distB="0" distL="0" distR="0" wp14:anchorId="6864BC0A" wp14:editId="2DBB2573">
                    <wp:extent cx="5809631" cy="1477108"/>
                    <wp:effectExtent l="0" t="0" r="635" b="0"/>
                    <wp:docPr id="57" name="Grafik 3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2"/>
                            <pic:cNvPicPr/>
                          </pic:nvPicPr>
                          <pic:blipFill>
                            <a:blip r:embed="rId32">
                              <a:extLst>
                                <a:ext uri="{28A0092B-C50C-407E-A947-70E740481C1C}">
                                  <a14:useLocalDpi xmlns:a14="http://schemas.microsoft.com/office/drawing/2010/main" val="0"/>
                                </a:ext>
                              </a:extLst>
                            </a:blip>
                            <a:stretch>
                              <a:fillRect/>
                            </a:stretch>
                          </pic:blipFill>
                          <pic:spPr>
                            <a:xfrm>
                              <a:off x="0" y="0"/>
                              <a:ext cx="5842978" cy="1485587"/>
                            </a:xfrm>
                            <a:prstGeom prst="rect">
                              <a:avLst/>
                            </a:prstGeom>
                          </pic:spPr>
                        </pic:pic>
                      </a:graphicData>
                    </a:graphic>
                  </wp:inline>
                </w:drawing>
              </w:r>
            </w:ins>
          </w:p>
          <w:p w14:paraId="6F662C48" w14:textId="0D17F013" w:rsidR="004A2A42" w:rsidRDefault="004A2A42" w:rsidP="00F414E8">
            <w:pPr>
              <w:spacing w:line="360" w:lineRule="auto"/>
              <w:rPr>
                <w:ins w:id="243" w:author="Sergio Castellanos Arciniega" w:date="2021-06-22T11:38:00Z"/>
                <w:rFonts w:ascii="Mark Pro" w:eastAsia="思源黑体" w:hAnsi="Mark Pro"/>
                <w:color w:val="595959" w:themeColor="text1" w:themeTint="A6"/>
                <w:kern w:val="28"/>
                <w:lang w:val="en-GB"/>
              </w:rPr>
            </w:pPr>
          </w:p>
          <w:p w14:paraId="7DB215AF" w14:textId="496A91B7" w:rsidR="00E02F49" w:rsidRDefault="00E02F49" w:rsidP="00E02F49">
            <w:pPr>
              <w:spacing w:line="360" w:lineRule="auto"/>
              <w:rPr>
                <w:ins w:id="244" w:author="Sergio Castellanos Arciniega" w:date="2021-06-22T11:43:00Z"/>
                <w:rFonts w:ascii="Mark Pro" w:eastAsia="思源黑体" w:hAnsi="Mark Pro"/>
                <w:color w:val="595959" w:themeColor="text1" w:themeTint="A6"/>
                <w:kern w:val="28"/>
                <w:lang w:val="en-GB"/>
              </w:rPr>
            </w:pPr>
            <w:ins w:id="245" w:author="Sergio Castellanos Arciniega" w:date="2021-06-22T11:39:00Z">
              <w:r w:rsidRPr="00297C71">
                <w:rPr>
                  <w:rFonts w:ascii="Mark Pro" w:eastAsia="思源黑体" w:hAnsi="Mark Pro"/>
                  <w:color w:val="595959" w:themeColor="text1" w:themeTint="A6"/>
                  <w:kern w:val="28"/>
                  <w:lang w:val="en-GB"/>
                </w:rPr>
                <w:t>You can also use speech recognition to voice-control mBot2</w:t>
              </w:r>
              <w:r>
                <w:rPr>
                  <w:rFonts w:ascii="Mark Pro" w:eastAsia="思源黑体" w:hAnsi="Mark Pro"/>
                  <w:color w:val="595959" w:themeColor="text1" w:themeTint="A6"/>
                  <w:kern w:val="28"/>
                  <w:lang w:val="en-GB"/>
                </w:rPr>
                <w:t xml:space="preserve">. </w:t>
              </w:r>
            </w:ins>
            <w:ins w:id="246" w:author="Sergio Castellanos Arciniega" w:date="2021-06-22T11:46:00Z">
              <w:r w:rsidR="002817FC">
                <w:rPr>
                  <w:rFonts w:ascii="Mark Pro" w:eastAsia="思源黑体" w:hAnsi="Mark Pro"/>
                  <w:color w:val="595959" w:themeColor="text1" w:themeTint="A6"/>
                  <w:kern w:val="28"/>
                  <w:lang w:val="en-GB"/>
                </w:rPr>
                <w:t>You can assign certain instructions to certain speech rec</w:t>
              </w:r>
            </w:ins>
            <w:ins w:id="247" w:author="Sergio Castellanos Arciniega" w:date="2021-06-22T11:47:00Z">
              <w:r w:rsidR="002817FC">
                <w:rPr>
                  <w:rFonts w:ascii="Mark Pro" w:eastAsia="思源黑体" w:hAnsi="Mark Pro"/>
                  <w:color w:val="595959" w:themeColor="text1" w:themeTint="A6"/>
                  <w:kern w:val="28"/>
                  <w:lang w:val="en-GB"/>
                </w:rPr>
                <w:t xml:space="preserve">ognition results, </w:t>
              </w:r>
            </w:ins>
            <w:ins w:id="248" w:author="Sergio Castellanos Arciniega" w:date="2021-06-22T11:51:00Z">
              <w:r w:rsidR="002817FC">
                <w:rPr>
                  <w:rFonts w:ascii="Mark Pro" w:eastAsia="思源黑体" w:hAnsi="Mark Pro"/>
                  <w:color w:val="595959" w:themeColor="text1" w:themeTint="A6"/>
                  <w:kern w:val="28"/>
                  <w:lang w:val="en-GB"/>
                </w:rPr>
                <w:t xml:space="preserve">but be aware </w:t>
              </w:r>
            </w:ins>
            <w:ins w:id="249" w:author="Sergio Castellanos Arciniega" w:date="2021-06-22T11:52:00Z">
              <w:r w:rsidR="002817FC">
                <w:rPr>
                  <w:rFonts w:ascii="Mark Pro" w:eastAsia="思源黑体" w:hAnsi="Mark Pro"/>
                  <w:color w:val="595959" w:themeColor="text1" w:themeTint="A6"/>
                  <w:kern w:val="28"/>
                  <w:lang w:val="en-GB"/>
                </w:rPr>
                <w:t>of how specific you are with the results.</w:t>
              </w:r>
            </w:ins>
            <w:ins w:id="250" w:author="Sergio Castellanos Arciniega" w:date="2021-06-22T11:46:00Z">
              <w:r w:rsidR="002817FC">
                <w:rPr>
                  <w:rFonts w:ascii="Mark Pro" w:eastAsia="思源黑体" w:hAnsi="Mark Pro"/>
                  <w:color w:val="595959" w:themeColor="text1" w:themeTint="A6"/>
                  <w:kern w:val="28"/>
                  <w:lang w:val="en-GB"/>
                </w:rPr>
                <w:t xml:space="preserve"> </w:t>
              </w:r>
            </w:ins>
            <w:ins w:id="251" w:author="Sergio Castellanos Arciniega" w:date="2021-06-22T11:48:00Z">
              <w:r w:rsidR="002817FC">
                <w:rPr>
                  <w:rFonts w:ascii="Mark Pro" w:eastAsia="思源黑体" w:hAnsi="Mark Pro"/>
                  <w:color w:val="595959" w:themeColor="text1" w:themeTint="A6"/>
                  <w:kern w:val="28"/>
                  <w:lang w:val="en-GB"/>
                </w:rPr>
                <w:t xml:space="preserve">For example, you </w:t>
              </w:r>
            </w:ins>
            <w:ins w:id="252" w:author="Sergio Castellanos Arciniega" w:date="2021-06-22T11:49:00Z">
              <w:r w:rsidR="002817FC">
                <w:rPr>
                  <w:rFonts w:ascii="Mark Pro" w:eastAsia="思源黑体" w:hAnsi="Mark Pro"/>
                  <w:color w:val="595959" w:themeColor="text1" w:themeTint="A6"/>
                  <w:kern w:val="28"/>
                  <w:lang w:val="en-GB"/>
                </w:rPr>
                <w:t xml:space="preserve">could </w:t>
              </w:r>
            </w:ins>
            <w:ins w:id="253" w:author="Sergio Castellanos Arciniega" w:date="2021-06-22T11:52:00Z">
              <w:r w:rsidR="002817FC">
                <w:rPr>
                  <w:rFonts w:ascii="Mark Pro" w:eastAsia="思源黑体" w:hAnsi="Mark Pro"/>
                  <w:color w:val="595959" w:themeColor="text1" w:themeTint="A6"/>
                  <w:kern w:val="28"/>
                  <w:lang w:val="en-GB"/>
                </w:rPr>
                <w:t>build</w:t>
              </w:r>
            </w:ins>
            <w:ins w:id="254" w:author="Sergio Castellanos Arciniega" w:date="2021-06-22T11:49:00Z">
              <w:r w:rsidR="002817FC">
                <w:rPr>
                  <w:rFonts w:ascii="Mark Pro" w:eastAsia="思源黑体" w:hAnsi="Mark Pro"/>
                  <w:color w:val="595959" w:themeColor="text1" w:themeTint="A6"/>
                  <w:kern w:val="28"/>
                  <w:lang w:val="en-GB"/>
                </w:rPr>
                <w:t xml:space="preserve"> the instruction to </w:t>
              </w:r>
            </w:ins>
            <w:ins w:id="255" w:author="Sergio Castellanos Arciniega" w:date="2021-06-22T11:50:00Z">
              <w:r w:rsidR="002817FC">
                <w:rPr>
                  <w:rFonts w:ascii="Mark Pro" w:eastAsia="思源黑体" w:hAnsi="Mark Pro"/>
                  <w:color w:val="595959" w:themeColor="text1" w:themeTint="A6"/>
                  <w:kern w:val="28"/>
                  <w:lang w:val="en-GB"/>
                </w:rPr>
                <w:t xml:space="preserve">only </w:t>
              </w:r>
            </w:ins>
            <w:ins w:id="256" w:author="Sergio Castellanos Arciniega" w:date="2021-06-22T11:49:00Z">
              <w:r w:rsidR="002817FC">
                <w:rPr>
                  <w:rFonts w:ascii="Mark Pro" w:eastAsia="思源黑体" w:hAnsi="Mark Pro"/>
                  <w:color w:val="595959" w:themeColor="text1" w:themeTint="A6"/>
                  <w:kern w:val="28"/>
                  <w:lang w:val="en-GB"/>
                </w:rPr>
                <w:t>recognise “yes”</w:t>
              </w:r>
            </w:ins>
            <w:ins w:id="257" w:author="Sergio Castellanos Arciniega" w:date="2021-06-22T11:53:00Z">
              <w:r w:rsidR="002817FC">
                <w:rPr>
                  <w:rFonts w:ascii="Mark Pro" w:eastAsia="思源黑体" w:hAnsi="Mark Pro"/>
                  <w:color w:val="595959" w:themeColor="text1" w:themeTint="A6"/>
                  <w:kern w:val="28"/>
                  <w:lang w:val="en-GB"/>
                </w:rPr>
                <w:t xml:space="preserve"> </w:t>
              </w:r>
              <w:r w:rsidR="00F17732">
                <w:rPr>
                  <w:rFonts w:ascii="Mark Pro" w:eastAsia="思源黑体" w:hAnsi="Mark Pro"/>
                  <w:color w:val="595959" w:themeColor="text1" w:themeTint="A6"/>
                  <w:kern w:val="28"/>
                  <w:lang w:val="en-GB"/>
                </w:rPr>
                <w:t>when the but</w:t>
              </w:r>
            </w:ins>
            <w:ins w:id="258" w:author="Sergio Castellanos Arciniega" w:date="2021-06-22T11:54:00Z">
              <w:r w:rsidR="00F17732">
                <w:rPr>
                  <w:rFonts w:ascii="Mark Pro" w:eastAsia="思源黑体" w:hAnsi="Mark Pro"/>
                  <w:color w:val="595959" w:themeColor="text1" w:themeTint="A6"/>
                  <w:kern w:val="28"/>
                  <w:lang w:val="en-GB"/>
                </w:rPr>
                <w:t>ton</w:t>
              </w:r>
            </w:ins>
            <w:ins w:id="259" w:author="Sergio Castellanos Arciniega" w:date="2021-06-22T11:53:00Z">
              <w:r w:rsidR="00F17732">
                <w:rPr>
                  <w:rFonts w:ascii="Mark Pro" w:eastAsia="思源黑体" w:hAnsi="Mark Pro"/>
                  <w:color w:val="595959" w:themeColor="text1" w:themeTint="A6"/>
                  <w:kern w:val="28"/>
                  <w:lang w:val="en-GB"/>
                </w:rPr>
                <w:t xml:space="preserve"> B is pressed</w:t>
              </w:r>
            </w:ins>
            <w:ins w:id="260" w:author="Sergio Castellanos Arciniega" w:date="2021-06-22T11:50:00Z">
              <w:r w:rsidR="002817FC">
                <w:rPr>
                  <w:rFonts w:ascii="Mark Pro" w:eastAsia="思源黑体" w:hAnsi="Mark Pro"/>
                  <w:color w:val="595959" w:themeColor="text1" w:themeTint="A6"/>
                  <w:kern w:val="28"/>
                  <w:lang w:val="en-GB"/>
                </w:rPr>
                <w:t>.</w:t>
              </w:r>
            </w:ins>
            <w:ins w:id="261" w:author="Sergio Castellanos Arciniega" w:date="2021-06-22T11:45:00Z">
              <w:r w:rsidR="002817FC">
                <w:rPr>
                  <w:rFonts w:ascii="Mark Pro" w:eastAsia="思源黑体" w:hAnsi="Mark Pro"/>
                  <w:color w:val="595959" w:themeColor="text1" w:themeTint="A6"/>
                  <w:kern w:val="28"/>
                  <w:lang w:val="en-GB"/>
                </w:rPr>
                <w:t xml:space="preserve"> </w:t>
              </w:r>
            </w:ins>
            <w:ins w:id="262" w:author="Sergio Castellanos Arciniega" w:date="2021-06-22T11:40:00Z">
              <w:r w:rsidRPr="00297C71">
                <w:rPr>
                  <w:rFonts w:ascii="Mark Pro" w:eastAsia="思源黑体" w:hAnsi="Mark Pro"/>
                  <w:color w:val="595959" w:themeColor="text1" w:themeTint="A6"/>
                  <w:kern w:val="28"/>
                  <w:lang w:val="en-GB"/>
                </w:rPr>
                <w:t xml:space="preserve">But what happens if you </w:t>
              </w:r>
            </w:ins>
            <w:ins w:id="263" w:author="Sergio Castellanos Arciniega" w:date="2021-06-22T11:53:00Z">
              <w:r w:rsidR="002817FC">
                <w:rPr>
                  <w:rFonts w:ascii="Mark Pro" w:eastAsia="思源黑体" w:hAnsi="Mark Pro"/>
                  <w:color w:val="595959" w:themeColor="text1" w:themeTint="A6"/>
                  <w:kern w:val="28"/>
                  <w:lang w:val="en-GB"/>
                </w:rPr>
                <w:t>say</w:t>
              </w:r>
            </w:ins>
            <w:ins w:id="264" w:author="Sergio Castellanos Arciniega" w:date="2021-06-22T11:40:00Z">
              <w:r w:rsidRPr="00297C71">
                <w:rPr>
                  <w:rFonts w:ascii="Mark Pro" w:eastAsia="思源黑体" w:hAnsi="Mark Pro"/>
                  <w:color w:val="595959" w:themeColor="text1" w:themeTint="A6"/>
                  <w:kern w:val="28"/>
                  <w:lang w:val="en-GB"/>
                </w:rPr>
                <w:t xml:space="preserve"> “definitely yes” or “yes of course”? Then a direct matching with…</w:t>
              </w:r>
            </w:ins>
          </w:p>
          <w:p w14:paraId="530A7C72" w14:textId="77777777" w:rsidR="002817FC" w:rsidRPr="00297C71" w:rsidRDefault="002817FC" w:rsidP="00E02F49">
            <w:pPr>
              <w:spacing w:line="360" w:lineRule="auto"/>
              <w:rPr>
                <w:ins w:id="265" w:author="Sergio Castellanos Arciniega" w:date="2021-06-22T11:40:00Z"/>
                <w:rFonts w:ascii="Mark Pro" w:eastAsia="思源黑体" w:hAnsi="Mark Pro"/>
                <w:color w:val="595959" w:themeColor="text1" w:themeTint="A6"/>
                <w:kern w:val="28"/>
                <w:lang w:val="en-GB"/>
              </w:rPr>
            </w:pPr>
          </w:p>
          <w:p w14:paraId="33F6CD4A" w14:textId="5A8FC17C" w:rsidR="00E02F49" w:rsidRPr="00297C71" w:rsidRDefault="00E02F49" w:rsidP="00E02F49">
            <w:pPr>
              <w:spacing w:line="360" w:lineRule="auto"/>
              <w:rPr>
                <w:ins w:id="266" w:author="Sergio Castellanos Arciniega" w:date="2021-06-22T11:40:00Z"/>
                <w:rFonts w:ascii="Mark Pro" w:eastAsia="思源黑体" w:hAnsi="Mark Pro"/>
                <w:color w:val="595959" w:themeColor="text1" w:themeTint="A6"/>
                <w:kern w:val="28"/>
                <w:lang w:val="en-GB"/>
              </w:rPr>
            </w:pPr>
            <w:ins w:id="267" w:author="Sergio Castellanos Arciniega" w:date="2021-06-22T11:40:00Z">
              <w:r w:rsidRPr="00297C71">
                <w:rPr>
                  <w:noProof/>
                  <w:lang w:val="en-GB"/>
                </w:rPr>
                <w:drawing>
                  <wp:inline distT="0" distB="0" distL="0" distR="0" wp14:anchorId="1A8D4F65" wp14:editId="002B07B1">
                    <wp:extent cx="3438948" cy="872197"/>
                    <wp:effectExtent l="0" t="0" r="0" b="4445"/>
                    <wp:docPr id="59"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5"/>
                            <pic:cNvPicPr/>
                          </pic:nvPicPr>
                          <pic:blipFill>
                            <a:blip r:embed="rId33">
                              <a:extLst>
                                <a:ext uri="{28A0092B-C50C-407E-A947-70E740481C1C}">
                                  <a14:useLocalDpi xmlns:a14="http://schemas.microsoft.com/office/drawing/2010/main" val="0"/>
                                </a:ext>
                              </a:extLst>
                            </a:blip>
                            <a:stretch>
                              <a:fillRect/>
                            </a:stretch>
                          </pic:blipFill>
                          <pic:spPr>
                            <a:xfrm>
                              <a:off x="0" y="0"/>
                              <a:ext cx="3452513" cy="875637"/>
                            </a:xfrm>
                            <a:prstGeom prst="rect">
                              <a:avLst/>
                            </a:prstGeom>
                          </pic:spPr>
                        </pic:pic>
                      </a:graphicData>
                    </a:graphic>
                  </wp:inline>
                </w:drawing>
              </w:r>
            </w:ins>
          </w:p>
          <w:p w14:paraId="4DD6FA5F" w14:textId="77777777" w:rsidR="002817FC" w:rsidRDefault="002817FC" w:rsidP="00E02F49">
            <w:pPr>
              <w:spacing w:line="360" w:lineRule="auto"/>
              <w:rPr>
                <w:ins w:id="268" w:author="Sergio Castellanos Arciniega" w:date="2021-06-22T11:43:00Z"/>
                <w:rFonts w:ascii="Mark Pro" w:eastAsia="思源黑体" w:hAnsi="Mark Pro"/>
                <w:color w:val="595959" w:themeColor="text1" w:themeTint="A6"/>
                <w:kern w:val="28"/>
                <w:lang w:val="en-GB"/>
              </w:rPr>
            </w:pPr>
          </w:p>
          <w:p w14:paraId="778DFEE0" w14:textId="707F4D2F" w:rsidR="00E02F49" w:rsidRDefault="00E02F49" w:rsidP="00E02F49">
            <w:pPr>
              <w:spacing w:line="360" w:lineRule="auto"/>
              <w:rPr>
                <w:ins w:id="269" w:author="Sergio Castellanos Arciniega" w:date="2021-06-22T11:50:00Z"/>
                <w:rFonts w:ascii="Mark Pro" w:eastAsia="思源黑体" w:hAnsi="Mark Pro"/>
                <w:color w:val="595959" w:themeColor="text1" w:themeTint="A6"/>
                <w:kern w:val="28"/>
                <w:lang w:val="en-GB"/>
              </w:rPr>
            </w:pPr>
            <w:ins w:id="270" w:author="Sergio Castellanos Arciniega" w:date="2021-06-22T11:40:00Z">
              <w:r w:rsidRPr="00297C71">
                <w:rPr>
                  <w:rFonts w:ascii="Mark Pro" w:eastAsia="思源黑体" w:hAnsi="Mark Pro"/>
                  <w:color w:val="595959" w:themeColor="text1" w:themeTint="A6"/>
                  <w:kern w:val="28"/>
                  <w:lang w:val="en-GB"/>
                </w:rPr>
                <w:t xml:space="preserve">… would not work… the recognition result would be different (string “yes” is not equal to string “definitely yes”). </w:t>
              </w:r>
            </w:ins>
            <w:ins w:id="271" w:author="Sergio Castellanos Arciniega" w:date="2021-06-22T11:42:00Z">
              <w:r>
                <w:rPr>
                  <w:rFonts w:ascii="Mark Pro" w:eastAsia="思源黑体" w:hAnsi="Mark Pro"/>
                  <w:color w:val="595959" w:themeColor="text1" w:themeTint="A6"/>
                  <w:kern w:val="28"/>
                  <w:lang w:val="en-GB"/>
                </w:rPr>
                <w:t xml:space="preserve"> </w:t>
              </w:r>
            </w:ins>
            <w:ins w:id="272" w:author="Sergio Castellanos Arciniega" w:date="2021-06-22T11:40:00Z">
              <w:r w:rsidRPr="00297C71">
                <w:rPr>
                  <w:rFonts w:ascii="Mark Pro" w:eastAsia="思源黑体" w:hAnsi="Mark Pro"/>
                  <w:color w:val="595959" w:themeColor="text1" w:themeTint="A6"/>
                  <w:kern w:val="28"/>
                  <w:lang w:val="en-GB"/>
                </w:rPr>
                <w:t>In order to allow a broader set of answers all meaning “yes”, you can simply check if the answer-string contains the word “yes”:</w:t>
              </w:r>
            </w:ins>
          </w:p>
          <w:p w14:paraId="5EC0F60A" w14:textId="77777777" w:rsidR="002817FC" w:rsidRPr="00297C71" w:rsidRDefault="002817FC" w:rsidP="00E02F49">
            <w:pPr>
              <w:spacing w:line="360" w:lineRule="auto"/>
              <w:rPr>
                <w:ins w:id="273" w:author="Sergio Castellanos Arciniega" w:date="2021-06-22T11:40:00Z"/>
                <w:rFonts w:ascii="Mark Pro" w:eastAsia="思源黑体" w:hAnsi="Mark Pro"/>
                <w:color w:val="595959" w:themeColor="text1" w:themeTint="A6"/>
                <w:kern w:val="28"/>
                <w:lang w:val="en-GB"/>
              </w:rPr>
            </w:pPr>
          </w:p>
          <w:p w14:paraId="1D77DE06" w14:textId="435DAE53" w:rsidR="00E02F49" w:rsidRPr="00297C71" w:rsidRDefault="00E02F49" w:rsidP="00E02F49">
            <w:pPr>
              <w:spacing w:line="360" w:lineRule="auto"/>
              <w:rPr>
                <w:ins w:id="274" w:author="Sergio Castellanos Arciniega" w:date="2021-06-22T11:40:00Z"/>
                <w:rFonts w:ascii="Mark Pro" w:eastAsia="思源黑体" w:hAnsi="Mark Pro"/>
                <w:color w:val="595959" w:themeColor="text1" w:themeTint="A6"/>
                <w:kern w:val="28"/>
                <w:lang w:val="en-GB"/>
              </w:rPr>
            </w:pPr>
            <w:ins w:id="275" w:author="Sergio Castellanos Arciniega" w:date="2021-06-22T11:40:00Z">
              <w:r w:rsidRPr="00297C71">
                <w:rPr>
                  <w:noProof/>
                  <w:lang w:val="en-GB"/>
                </w:rPr>
                <w:drawing>
                  <wp:inline distT="0" distB="0" distL="0" distR="0" wp14:anchorId="32D56CD2" wp14:editId="7BF57533">
                    <wp:extent cx="3953022" cy="901341"/>
                    <wp:effectExtent l="0" t="0" r="0" b="0"/>
                    <wp:docPr id="60" name="Grafik 1441396240" descr="Ein Bild, das Text, Person,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40"/>
                            <pic:cNvPicPr/>
                          </pic:nvPicPr>
                          <pic:blipFill>
                            <a:blip r:embed="rId34">
                              <a:extLst>
                                <a:ext uri="{28A0092B-C50C-407E-A947-70E740481C1C}">
                                  <a14:useLocalDpi xmlns:a14="http://schemas.microsoft.com/office/drawing/2010/main" val="0"/>
                                </a:ext>
                              </a:extLst>
                            </a:blip>
                            <a:stretch>
                              <a:fillRect/>
                            </a:stretch>
                          </pic:blipFill>
                          <pic:spPr>
                            <a:xfrm>
                              <a:off x="0" y="0"/>
                              <a:ext cx="3991589" cy="910135"/>
                            </a:xfrm>
                            <a:prstGeom prst="rect">
                              <a:avLst/>
                            </a:prstGeom>
                          </pic:spPr>
                        </pic:pic>
                      </a:graphicData>
                    </a:graphic>
                  </wp:inline>
                </w:drawing>
              </w:r>
            </w:ins>
          </w:p>
          <w:p w14:paraId="10078F7A" w14:textId="77777777" w:rsidR="00E02F49" w:rsidRPr="00297C71" w:rsidRDefault="00E02F49" w:rsidP="00F414E8">
            <w:pPr>
              <w:spacing w:line="360" w:lineRule="auto"/>
              <w:rPr>
                <w:ins w:id="276" w:author="Sergio Castellanos Arciniega" w:date="2021-06-22T11:19:00Z"/>
                <w:rFonts w:ascii="Mark Pro" w:eastAsia="思源黑体" w:hAnsi="Mark Pro"/>
                <w:color w:val="595959" w:themeColor="text1" w:themeTint="A6"/>
                <w:kern w:val="28"/>
                <w:lang w:val="en-GB"/>
              </w:rPr>
            </w:pPr>
          </w:p>
          <w:p w14:paraId="7AC460D2" w14:textId="360DC5B9" w:rsidR="00E02F49" w:rsidRPr="00D0427C" w:rsidRDefault="00E02F49" w:rsidP="00E02F49">
            <w:pPr>
              <w:spacing w:line="360" w:lineRule="auto"/>
              <w:rPr>
                <w:ins w:id="277" w:author="Sergio Castellanos Arciniega" w:date="2021-06-22T11:35:00Z"/>
                <w:rFonts w:ascii="Mark Pro Medium" w:eastAsia="思源黑体" w:hAnsi="Mark Pro Medium"/>
                <w:b/>
                <w:bCs/>
                <w:color w:val="595959" w:themeColor="text1" w:themeTint="A6"/>
                <w:kern w:val="28"/>
                <w:lang w:val="en-GB"/>
                <w:rPrChange w:id="278" w:author="Sergio Castellanos Arciniega" w:date="2021-06-22T12:06:00Z">
                  <w:rPr>
                    <w:ins w:id="279" w:author="Sergio Castellanos Arciniega" w:date="2021-06-22T11:35:00Z"/>
                    <w:rFonts w:ascii="Mark Pro" w:eastAsia="思源黑体" w:hAnsi="Mark Pro"/>
                    <w:b/>
                    <w:bCs/>
                    <w:color w:val="595959" w:themeColor="text1" w:themeTint="A6"/>
                    <w:kern w:val="28"/>
                    <w:lang w:val="en-GB"/>
                  </w:rPr>
                </w:rPrChange>
              </w:rPr>
            </w:pPr>
            <w:ins w:id="280" w:author="Sergio Castellanos Arciniega" w:date="2021-06-22T11:35:00Z">
              <w:r w:rsidRPr="00D0427C">
                <w:rPr>
                  <w:rFonts w:ascii="Mark Pro Medium" w:eastAsia="思源黑体" w:hAnsi="Mark Pro Medium"/>
                  <w:b/>
                  <w:bCs/>
                  <w:color w:val="595959" w:themeColor="text1" w:themeTint="A6"/>
                  <w:kern w:val="28"/>
                  <w:lang w:val="en-GB"/>
                  <w:rPrChange w:id="281" w:author="Sergio Castellanos Arciniega" w:date="2021-06-22T12:06:00Z">
                    <w:rPr>
                      <w:rFonts w:ascii="Mark Pro" w:eastAsia="思源黑体" w:hAnsi="Mark Pro"/>
                      <w:b/>
                      <w:bCs/>
                      <w:color w:val="595959" w:themeColor="text1" w:themeTint="A6"/>
                      <w:kern w:val="28"/>
                      <w:lang w:val="en-GB"/>
                    </w:rPr>
                  </w:rPrChange>
                </w:rPr>
                <w:t>3. Messaging and Communicati</w:t>
              </w:r>
            </w:ins>
            <w:ins w:id="282" w:author="Sergio Castellanos Arciniega" w:date="2021-06-22T13:25:00Z">
              <w:r w:rsidR="004B0C43">
                <w:rPr>
                  <w:rFonts w:ascii="Mark Pro Medium" w:eastAsia="思源黑体" w:hAnsi="Mark Pro Medium"/>
                  <w:b/>
                  <w:bCs/>
                  <w:color w:val="595959" w:themeColor="text1" w:themeTint="A6"/>
                  <w:kern w:val="28"/>
                  <w:lang w:val="en-GB"/>
                </w:rPr>
                <w:t>ng</w:t>
              </w:r>
            </w:ins>
            <w:ins w:id="283" w:author="Sergio Castellanos Arciniega" w:date="2021-06-22T11:35:00Z">
              <w:r w:rsidRPr="00D0427C">
                <w:rPr>
                  <w:rFonts w:ascii="Mark Pro Medium" w:eastAsia="思源黑体" w:hAnsi="Mark Pro Medium"/>
                  <w:b/>
                  <w:bCs/>
                  <w:color w:val="595959" w:themeColor="text1" w:themeTint="A6"/>
                  <w:kern w:val="28"/>
                  <w:lang w:val="en-GB"/>
                  <w:rPrChange w:id="284" w:author="Sergio Castellanos Arciniega" w:date="2021-06-22T12:06:00Z">
                    <w:rPr>
                      <w:rFonts w:ascii="Mark Pro" w:eastAsia="思源黑体" w:hAnsi="Mark Pro"/>
                      <w:b/>
                      <w:bCs/>
                      <w:color w:val="595959" w:themeColor="text1" w:themeTint="A6"/>
                      <w:kern w:val="28"/>
                      <w:lang w:val="en-GB"/>
                    </w:rPr>
                  </w:rPrChange>
                </w:rPr>
                <w:t xml:space="preserve"> in LAN and Cloud</w:t>
              </w:r>
            </w:ins>
          </w:p>
          <w:p w14:paraId="15A664A4" w14:textId="77777777" w:rsidR="006C2380" w:rsidRDefault="00F17732">
            <w:pPr>
              <w:spacing w:line="360" w:lineRule="auto"/>
              <w:rPr>
                <w:ins w:id="285" w:author="Sergio Castellanos Arciniega" w:date="2021-06-22T11:58:00Z"/>
                <w:rFonts w:ascii="Mark Pro" w:eastAsia="思源黑体" w:hAnsi="Mark Pro"/>
                <w:color w:val="595959" w:themeColor="text1" w:themeTint="A6"/>
                <w:kern w:val="28"/>
                <w:lang w:val="en-GB"/>
              </w:rPr>
            </w:pPr>
            <w:ins w:id="286" w:author="Sergio Castellanos Arciniega" w:date="2021-06-22T11:55:00Z">
              <w:r w:rsidRPr="00297C71">
                <w:rPr>
                  <w:rFonts w:ascii="Mark Pro" w:eastAsia="思源黑体" w:hAnsi="Mark Pro"/>
                  <w:color w:val="595959" w:themeColor="text1" w:themeTint="A6"/>
                  <w:kern w:val="28"/>
                  <w:lang w:val="en-GB"/>
                </w:rPr>
                <w:t xml:space="preserve">You </w:t>
              </w:r>
            </w:ins>
            <w:ins w:id="287" w:author="Sergio Castellanos Arciniega" w:date="2021-06-22T11:56:00Z">
              <w:r>
                <w:rPr>
                  <w:rFonts w:ascii="Mark Pro" w:eastAsia="思源黑体" w:hAnsi="Mark Pro"/>
                  <w:color w:val="595959" w:themeColor="text1" w:themeTint="A6"/>
                  <w:kern w:val="28"/>
                  <w:lang w:val="en-GB"/>
                </w:rPr>
                <w:t xml:space="preserve">can also </w:t>
              </w:r>
            </w:ins>
            <w:ins w:id="288" w:author="Sergio Castellanos Arciniega" w:date="2021-06-22T11:55:00Z">
              <w:r w:rsidRPr="00297C71">
                <w:rPr>
                  <w:rFonts w:ascii="Mark Pro" w:eastAsia="思源黑体" w:hAnsi="Mark Pro"/>
                  <w:color w:val="595959" w:themeColor="text1" w:themeTint="A6"/>
                  <w:kern w:val="28"/>
                  <w:lang w:val="en-GB"/>
                </w:rPr>
                <w:t xml:space="preserve">use the result of the speech recognition to interact with </w:t>
              </w:r>
            </w:ins>
            <w:ins w:id="289" w:author="Sergio Castellanos Arciniega" w:date="2021-06-22T11:56:00Z">
              <w:r>
                <w:rPr>
                  <w:rFonts w:ascii="Mark Pro" w:eastAsia="思源黑体" w:hAnsi="Mark Pro"/>
                  <w:color w:val="595959" w:themeColor="text1" w:themeTint="A6"/>
                  <w:kern w:val="28"/>
                  <w:lang w:val="en-GB"/>
                </w:rPr>
                <w:t>multiple</w:t>
              </w:r>
            </w:ins>
            <w:ins w:id="290" w:author="Sergio Castellanos Arciniega" w:date="2021-06-22T11:55:00Z">
              <w:r w:rsidRPr="00297C71">
                <w:rPr>
                  <w:rFonts w:ascii="Mark Pro" w:eastAsia="思源黑体" w:hAnsi="Mark Pro"/>
                  <w:color w:val="595959" w:themeColor="text1" w:themeTint="A6"/>
                  <w:kern w:val="28"/>
                  <w:lang w:val="en-GB"/>
                </w:rPr>
                <w:t xml:space="preserve"> mBot2 or CyberPi.</w:t>
              </w:r>
            </w:ins>
            <w:ins w:id="291" w:author="Sergio Castellanos Arciniega" w:date="2021-06-22T11:57:00Z">
              <w:r>
                <w:rPr>
                  <w:rFonts w:ascii="Mark Pro" w:eastAsia="思源黑体" w:hAnsi="Mark Pro"/>
                  <w:color w:val="595959" w:themeColor="text1" w:themeTint="A6"/>
                  <w:kern w:val="28"/>
                  <w:lang w:val="en-GB"/>
                </w:rPr>
                <w:t xml:space="preserve"> </w:t>
              </w:r>
              <w:r w:rsidRPr="00297C71">
                <w:rPr>
                  <w:rFonts w:ascii="Mark Pro" w:eastAsia="思源黑体" w:hAnsi="Mark Pro"/>
                  <w:color w:val="595959" w:themeColor="text1" w:themeTint="A6"/>
                  <w:kern w:val="28"/>
                  <w:lang w:val="en-GB"/>
                </w:rPr>
                <w:t>In lesson 7 you have already learned about the LAN connection and how to set it up.</w:t>
              </w:r>
            </w:ins>
          </w:p>
          <w:p w14:paraId="32DFF689" w14:textId="565FF3D8" w:rsidR="000D7568" w:rsidRDefault="000D7568" w:rsidP="000D7568">
            <w:pPr>
              <w:spacing w:line="360" w:lineRule="auto"/>
              <w:ind w:right="2125"/>
              <w:rPr>
                <w:ins w:id="292" w:author="Sergio Castellanos Arciniega" w:date="2021-06-22T12:21:00Z"/>
                <w:rFonts w:ascii="Mark Pro" w:eastAsia="思源黑体" w:hAnsi="Mark Pro"/>
                <w:color w:val="595959" w:themeColor="text1" w:themeTint="A6"/>
                <w:kern w:val="28"/>
                <w:lang w:val="en-GB"/>
              </w:rPr>
            </w:pPr>
          </w:p>
          <w:p w14:paraId="2B6FA35F" w14:textId="3A1A7D96" w:rsidR="0072769E" w:rsidRDefault="000D7568">
            <w:pPr>
              <w:spacing w:line="360" w:lineRule="auto"/>
              <w:ind w:right="2125"/>
              <w:rPr>
                <w:ins w:id="293" w:author="Sergio Castellanos Arciniega" w:date="2021-06-22T11:59:00Z"/>
                <w:rFonts w:ascii="Mark Pro" w:eastAsia="思源黑体" w:hAnsi="Mark Pro"/>
                <w:color w:val="595959" w:themeColor="text1" w:themeTint="A6"/>
                <w:kern w:val="28"/>
                <w:lang w:val="en-GB"/>
              </w:rPr>
              <w:pPrChange w:id="294" w:author="Sergio Castellanos Arciniega" w:date="2021-06-22T12:19:00Z">
                <w:pPr>
                  <w:spacing w:line="360" w:lineRule="auto"/>
                </w:pPr>
              </w:pPrChange>
            </w:pPr>
            <w:ins w:id="295" w:author="Sergio Castellanos Arciniega" w:date="2021-06-22T12:22:00Z">
              <w:r>
                <w:rPr>
                  <w:rFonts w:ascii="Mark Pro" w:eastAsia="思源黑体" w:hAnsi="Mark Pro"/>
                  <w:noProof/>
                  <w:color w:val="595959" w:themeColor="text1" w:themeTint="A6"/>
                  <w:kern w:val="28"/>
                  <w:lang w:val="en-GB"/>
                </w:rPr>
                <w:drawing>
                  <wp:anchor distT="0" distB="0" distL="114300" distR="114300" simplePos="0" relativeHeight="251659776" behindDoc="0" locked="0" layoutInCell="1" allowOverlap="1" wp14:anchorId="17B542A9" wp14:editId="1D1ED226">
                    <wp:simplePos x="0" y="0"/>
                    <wp:positionH relativeFrom="column">
                      <wp:posOffset>5386070</wp:posOffset>
                    </wp:positionH>
                    <wp:positionV relativeFrom="paragraph">
                      <wp:posOffset>70485</wp:posOffset>
                    </wp:positionV>
                    <wp:extent cx="755650" cy="869950"/>
                    <wp:effectExtent l="19050" t="19050" r="25400" b="2540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5">
                              <a:extLst>
                                <a:ext uri="{28A0092B-C50C-407E-A947-70E740481C1C}">
                                  <a14:useLocalDpi xmlns:a14="http://schemas.microsoft.com/office/drawing/2010/main" val="0"/>
                                </a:ext>
                              </a:extLst>
                            </a:blip>
                            <a:stretch>
                              <a:fillRect/>
                            </a:stretch>
                          </pic:blipFill>
                          <pic:spPr>
                            <a:xfrm>
                              <a:off x="0" y="0"/>
                              <a:ext cx="755650" cy="869950"/>
                            </a:xfrm>
                            <a:prstGeom prst="roundRect">
                              <a:avLst/>
                            </a:prstGeom>
                            <a:ln>
                              <a:solidFill>
                                <a:schemeClr val="tx1">
                                  <a:lumMod val="65000"/>
                                  <a:lumOff val="35000"/>
                                </a:schemeClr>
                              </a:solidFill>
                            </a:ln>
                          </pic:spPr>
                        </pic:pic>
                      </a:graphicData>
                    </a:graphic>
                    <wp14:sizeRelH relativeFrom="margin">
                      <wp14:pctWidth>0</wp14:pctWidth>
                    </wp14:sizeRelH>
                    <wp14:sizeRelV relativeFrom="margin">
                      <wp14:pctHeight>0</wp14:pctHeight>
                    </wp14:sizeRelV>
                  </wp:anchor>
                </w:drawing>
              </w:r>
            </w:ins>
            <w:ins w:id="296" w:author="Sergio Castellanos Arciniega" w:date="2021-06-22T11:58:00Z">
              <w:r w:rsidR="0072769E" w:rsidRPr="00297C71">
                <w:rPr>
                  <w:rFonts w:ascii="Mark Pro" w:eastAsia="思源黑体" w:hAnsi="Mark Pro"/>
                  <w:color w:val="595959" w:themeColor="text1" w:themeTint="A6"/>
                  <w:kern w:val="28"/>
                  <w:lang w:val="en-GB"/>
                </w:rPr>
                <w:t>Next to sending a message on the LAN, which requires the devices to be “local” to each other, you can use another cloud service to send messages to devices on remote locations – as long as they have an Internet connection.</w:t>
              </w:r>
            </w:ins>
            <w:ins w:id="297" w:author="Sergio Castellanos Arciniega" w:date="2021-06-22T12:17:00Z">
              <w:r>
                <w:rPr>
                  <w:rFonts w:ascii="Mark Pro" w:eastAsia="思源黑体" w:hAnsi="Mark Pro"/>
                  <w:color w:val="595959" w:themeColor="text1" w:themeTint="A6"/>
                  <w:kern w:val="28"/>
                  <w:lang w:val="en-GB"/>
                </w:rPr>
                <w:t xml:space="preserve"> The</w:t>
              </w:r>
            </w:ins>
            <w:ins w:id="298" w:author="Sergio Castellanos Arciniega" w:date="2021-06-22T12:18:00Z">
              <w:r>
                <w:rPr>
                  <w:rFonts w:ascii="Mark Pro" w:eastAsia="思源黑体" w:hAnsi="Mark Pro"/>
                  <w:color w:val="595959" w:themeColor="text1" w:themeTint="A6"/>
                  <w:kern w:val="28"/>
                  <w:lang w:val="en-GB"/>
                </w:rPr>
                <w:t>se blocks are located in the</w:t>
              </w:r>
            </w:ins>
            <w:ins w:id="299" w:author="Sergio Castellanos Arciniega" w:date="2021-06-22T12:17:00Z">
              <w:r>
                <w:rPr>
                  <w:rFonts w:ascii="Mark Pro" w:eastAsia="思源黑体" w:hAnsi="Mark Pro"/>
                  <w:color w:val="595959" w:themeColor="text1" w:themeTint="A6"/>
                  <w:kern w:val="28"/>
                  <w:lang w:val="en-GB"/>
                </w:rPr>
                <w:t xml:space="preserve"> IoT (Intern</w:t>
              </w:r>
            </w:ins>
            <w:ins w:id="300" w:author="Sergio Castellanos Arciniega" w:date="2021-06-22T12:18:00Z">
              <w:r>
                <w:rPr>
                  <w:rFonts w:ascii="Mark Pro" w:eastAsia="思源黑体" w:hAnsi="Mark Pro"/>
                  <w:color w:val="595959" w:themeColor="text1" w:themeTint="A6"/>
                  <w:kern w:val="28"/>
                  <w:lang w:val="en-GB"/>
                </w:rPr>
                <w:t>et of Things</w:t>
              </w:r>
            </w:ins>
            <w:ins w:id="301" w:author="Sergio Castellanos Arciniega" w:date="2021-06-22T12:17:00Z">
              <w:r>
                <w:rPr>
                  <w:rFonts w:ascii="Mark Pro" w:eastAsia="思源黑体" w:hAnsi="Mark Pro"/>
                  <w:color w:val="595959" w:themeColor="text1" w:themeTint="A6"/>
                  <w:kern w:val="28"/>
                  <w:lang w:val="en-GB"/>
                </w:rPr>
                <w:t>)</w:t>
              </w:r>
            </w:ins>
            <w:ins w:id="302" w:author="Sergio Castellanos Arciniega" w:date="2021-06-22T12:18:00Z">
              <w:r>
                <w:rPr>
                  <w:rFonts w:ascii="Mark Pro" w:eastAsia="思源黑体" w:hAnsi="Mark Pro"/>
                  <w:color w:val="595959" w:themeColor="text1" w:themeTint="A6"/>
                  <w:kern w:val="28"/>
                  <w:lang w:val="en-GB"/>
                </w:rPr>
                <w:t xml:space="preserve"> block category.</w:t>
              </w:r>
            </w:ins>
          </w:p>
          <w:p w14:paraId="2BBD3205" w14:textId="1434BBCA" w:rsidR="0072769E" w:rsidRDefault="0072769E" w:rsidP="0072769E">
            <w:pPr>
              <w:spacing w:line="360" w:lineRule="auto"/>
              <w:rPr>
                <w:ins w:id="303" w:author="Sergio Castellanos Arciniega" w:date="2021-06-22T11:59:00Z"/>
                <w:rFonts w:ascii="Mark Pro" w:eastAsia="思源黑体" w:hAnsi="Mark Pro"/>
                <w:color w:val="595959" w:themeColor="text1" w:themeTint="A6"/>
                <w:kern w:val="28"/>
                <w:lang w:val="en-GB"/>
              </w:rPr>
            </w:pPr>
          </w:p>
          <w:p w14:paraId="74DB4B66" w14:textId="4F2EEE66" w:rsidR="0072769E" w:rsidRDefault="0072769E" w:rsidP="0072769E">
            <w:pPr>
              <w:spacing w:line="360" w:lineRule="auto"/>
              <w:rPr>
                <w:ins w:id="304" w:author="Sergio Castellanos Arciniega" w:date="2021-06-22T12:11:00Z"/>
                <w:rFonts w:ascii="Mark Pro" w:eastAsia="思源黑体" w:hAnsi="Mark Pro"/>
                <w:color w:val="595959" w:themeColor="text1" w:themeTint="A6"/>
                <w:kern w:val="28"/>
                <w:lang w:val="en-GB"/>
              </w:rPr>
            </w:pPr>
            <w:ins w:id="305" w:author="Sergio Castellanos Arciniega" w:date="2021-06-22T11:58:00Z">
              <w:r w:rsidRPr="00297C71">
                <w:rPr>
                  <w:rFonts w:ascii="Mark Pro" w:eastAsia="思源黑体" w:hAnsi="Mark Pro"/>
                  <w:color w:val="595959" w:themeColor="text1" w:themeTint="A6"/>
                  <w:kern w:val="28"/>
                  <w:lang w:val="en-GB"/>
                </w:rPr>
                <w:t>These blocks work identical to the ones handling the LAN communication:</w:t>
              </w:r>
            </w:ins>
          </w:p>
          <w:p w14:paraId="567CA1F6" w14:textId="77777777" w:rsidR="00D0427C" w:rsidRPr="00297C71" w:rsidRDefault="00D0427C" w:rsidP="0072769E">
            <w:pPr>
              <w:spacing w:line="360" w:lineRule="auto"/>
              <w:rPr>
                <w:ins w:id="306" w:author="Sergio Castellanos Arciniega" w:date="2021-06-22T11:58:00Z"/>
                <w:rFonts w:ascii="Mark Pro" w:eastAsia="思源黑体" w:hAnsi="Mark Pro"/>
                <w:color w:val="595959" w:themeColor="text1" w:themeTint="A6"/>
                <w:kern w:val="28"/>
                <w:lang w:val="en-GB"/>
              </w:rPr>
            </w:pPr>
          </w:p>
          <w:p w14:paraId="78FFE968" w14:textId="77777777" w:rsidR="00D0427C" w:rsidRDefault="0072769E" w:rsidP="00A3239D">
            <w:pPr>
              <w:spacing w:line="360" w:lineRule="auto"/>
              <w:jc w:val="center"/>
              <w:rPr>
                <w:ins w:id="307" w:author="Sergio Castellanos Arciniega" w:date="2021-06-22T12:03:00Z"/>
                <w:rFonts w:ascii="Mark Pro" w:eastAsia="思源黑体" w:hAnsi="Mark Pro"/>
                <w:color w:val="595959" w:themeColor="text1" w:themeTint="A6"/>
                <w:kern w:val="28"/>
                <w:lang w:val="en-GB"/>
              </w:rPr>
              <w:pPrChange w:id="308" w:author="Sergio Castellanos Arciniega" w:date="2021-06-23T10:06:00Z">
                <w:pPr>
                  <w:spacing w:line="360" w:lineRule="auto"/>
                </w:pPr>
              </w:pPrChange>
            </w:pPr>
            <w:ins w:id="309" w:author="Sergio Castellanos Arciniega" w:date="2021-06-22T11:59:00Z">
              <w:r w:rsidRPr="00297C71">
                <w:rPr>
                  <w:noProof/>
                  <w:lang w:val="en-GB"/>
                </w:rPr>
                <w:drawing>
                  <wp:inline distT="0" distB="0" distL="0" distR="0" wp14:anchorId="3E264DE6" wp14:editId="7A5ABF38">
                    <wp:extent cx="2634159" cy="482400"/>
                    <wp:effectExtent l="0" t="0" r="0" b="0"/>
                    <wp:docPr id="1441396229"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7"/>
                            <pic:cNvPicPr/>
                          </pic:nvPicPr>
                          <pic:blipFill>
                            <a:blip r:embed="rId36">
                              <a:extLst>
                                <a:ext uri="{28A0092B-C50C-407E-A947-70E740481C1C}">
                                  <a14:useLocalDpi xmlns:a14="http://schemas.microsoft.com/office/drawing/2010/main" val="0"/>
                                </a:ext>
                              </a:extLst>
                            </a:blip>
                            <a:stretch>
                              <a:fillRect/>
                            </a:stretch>
                          </pic:blipFill>
                          <pic:spPr>
                            <a:xfrm>
                              <a:off x="0" y="0"/>
                              <a:ext cx="2634159" cy="482400"/>
                            </a:xfrm>
                            <a:prstGeom prst="rect">
                              <a:avLst/>
                            </a:prstGeom>
                          </pic:spPr>
                        </pic:pic>
                      </a:graphicData>
                    </a:graphic>
                  </wp:inline>
                </w:drawing>
              </w:r>
            </w:ins>
          </w:p>
          <w:p w14:paraId="431EF961" w14:textId="5CDD40CF" w:rsidR="0072769E" w:rsidRDefault="0072769E" w:rsidP="00A3239D">
            <w:pPr>
              <w:spacing w:line="360" w:lineRule="auto"/>
              <w:jc w:val="center"/>
              <w:rPr>
                <w:ins w:id="310" w:author="Sergio Castellanos Arciniega" w:date="2021-06-22T11:59:00Z"/>
                <w:rFonts w:ascii="Mark Pro" w:eastAsia="思源黑体" w:hAnsi="Mark Pro"/>
                <w:color w:val="595959" w:themeColor="text1" w:themeTint="A6"/>
                <w:kern w:val="28"/>
                <w:lang w:val="en-GB"/>
              </w:rPr>
              <w:pPrChange w:id="311" w:author="Sergio Castellanos Arciniega" w:date="2021-06-23T10:07:00Z">
                <w:pPr>
                  <w:spacing w:line="360" w:lineRule="auto"/>
                </w:pPr>
              </w:pPrChange>
            </w:pPr>
            <w:ins w:id="312" w:author="Sergio Castellanos Arciniega" w:date="2021-06-22T12:03:00Z">
              <w:r w:rsidRPr="00297C71">
                <w:rPr>
                  <w:noProof/>
                  <w:lang w:val="en-GB"/>
                </w:rPr>
                <w:drawing>
                  <wp:inline distT="0" distB="0" distL="0" distR="0" wp14:anchorId="6CA99A0E" wp14:editId="2F0C2555">
                    <wp:extent cx="3130062" cy="574153"/>
                    <wp:effectExtent l="0" t="0" r="0" b="0"/>
                    <wp:docPr id="1441396242"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0"/>
                            <pic:cNvPicPr/>
                          </pic:nvPicPr>
                          <pic:blipFill>
                            <a:blip r:embed="rId37">
                              <a:extLst>
                                <a:ext uri="{28A0092B-C50C-407E-A947-70E740481C1C}">
                                  <a14:useLocalDpi xmlns:a14="http://schemas.microsoft.com/office/drawing/2010/main" val="0"/>
                                </a:ext>
                              </a:extLst>
                            </a:blip>
                            <a:stretch>
                              <a:fillRect/>
                            </a:stretch>
                          </pic:blipFill>
                          <pic:spPr>
                            <a:xfrm>
                              <a:off x="0" y="0"/>
                              <a:ext cx="3191972" cy="585509"/>
                            </a:xfrm>
                            <a:prstGeom prst="rect">
                              <a:avLst/>
                            </a:prstGeom>
                          </pic:spPr>
                        </pic:pic>
                      </a:graphicData>
                    </a:graphic>
                  </wp:inline>
                </w:drawing>
              </w:r>
            </w:ins>
          </w:p>
          <w:p w14:paraId="5F67CB94" w14:textId="493994A6" w:rsidR="0072769E" w:rsidRDefault="0072769E" w:rsidP="00A3239D">
            <w:pPr>
              <w:spacing w:line="360" w:lineRule="auto"/>
              <w:jc w:val="center"/>
              <w:rPr>
                <w:ins w:id="313" w:author="Sergio Castellanos Arciniega" w:date="2021-06-22T11:59:00Z"/>
                <w:rFonts w:ascii="Mark Pro" w:eastAsia="思源黑体" w:hAnsi="Mark Pro"/>
                <w:color w:val="595959" w:themeColor="text1" w:themeTint="A6"/>
                <w:kern w:val="28"/>
                <w:lang w:val="en-GB"/>
              </w:rPr>
              <w:pPrChange w:id="314" w:author="Sergio Castellanos Arciniega" w:date="2021-06-23T10:07:00Z">
                <w:pPr>
                  <w:spacing w:line="360" w:lineRule="auto"/>
                </w:pPr>
              </w:pPrChange>
            </w:pPr>
            <w:ins w:id="315" w:author="Sergio Castellanos Arciniega" w:date="2021-06-22T12:00:00Z">
              <w:r w:rsidRPr="00297C71">
                <w:rPr>
                  <w:noProof/>
                  <w:lang w:val="en-GB"/>
                </w:rPr>
                <w:drawing>
                  <wp:inline distT="0" distB="0" distL="0" distR="0" wp14:anchorId="7BE8021D" wp14:editId="2D9DD33B">
                    <wp:extent cx="3567222" cy="482400"/>
                    <wp:effectExtent l="0" t="0" r="0" b="0"/>
                    <wp:docPr id="1441396233" name="Grafik 3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8"/>
                            <pic:cNvPicPr/>
                          </pic:nvPicPr>
                          <pic:blipFill>
                            <a:blip r:embed="rId38">
                              <a:extLst>
                                <a:ext uri="{28A0092B-C50C-407E-A947-70E740481C1C}">
                                  <a14:useLocalDpi xmlns:a14="http://schemas.microsoft.com/office/drawing/2010/main" val="0"/>
                                </a:ext>
                              </a:extLst>
                            </a:blip>
                            <a:stretch>
                              <a:fillRect/>
                            </a:stretch>
                          </pic:blipFill>
                          <pic:spPr>
                            <a:xfrm>
                              <a:off x="0" y="0"/>
                              <a:ext cx="3567222" cy="482400"/>
                            </a:xfrm>
                            <a:prstGeom prst="rect">
                              <a:avLst/>
                            </a:prstGeom>
                          </pic:spPr>
                        </pic:pic>
                      </a:graphicData>
                    </a:graphic>
                  </wp:inline>
                </w:drawing>
              </w:r>
            </w:ins>
          </w:p>
          <w:p w14:paraId="19DB99C5" w14:textId="2AFFADA6" w:rsidR="0072769E" w:rsidRDefault="0072769E" w:rsidP="00A3239D">
            <w:pPr>
              <w:spacing w:line="360" w:lineRule="auto"/>
              <w:jc w:val="center"/>
              <w:rPr>
                <w:ins w:id="316" w:author="Sergio Castellanos Arciniega" w:date="2021-06-22T12:00:00Z"/>
                <w:rFonts w:ascii="Mark Pro" w:eastAsia="思源黑体" w:hAnsi="Mark Pro"/>
                <w:color w:val="595959" w:themeColor="text1" w:themeTint="A6"/>
                <w:kern w:val="28"/>
                <w:lang w:val="en-GB"/>
              </w:rPr>
              <w:pPrChange w:id="317" w:author="Sergio Castellanos Arciniega" w:date="2021-06-23T10:07:00Z">
                <w:pPr>
                  <w:spacing w:line="360" w:lineRule="auto"/>
                </w:pPr>
              </w:pPrChange>
            </w:pPr>
            <w:ins w:id="318" w:author="Sergio Castellanos Arciniega" w:date="2021-06-22T12:00:00Z">
              <w:r w:rsidRPr="00297C71">
                <w:rPr>
                  <w:noProof/>
                  <w:lang w:val="en-GB"/>
                </w:rPr>
                <w:drawing>
                  <wp:inline distT="0" distB="0" distL="0" distR="0" wp14:anchorId="192AE5F8" wp14:editId="688699ED">
                    <wp:extent cx="3249966" cy="381600"/>
                    <wp:effectExtent l="0" t="0" r="0" b="0"/>
                    <wp:docPr id="1441396241" name="Grafik 3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9"/>
                            <pic:cNvPicPr/>
                          </pic:nvPicPr>
                          <pic:blipFill>
                            <a:blip r:embed="rId39">
                              <a:extLst>
                                <a:ext uri="{28A0092B-C50C-407E-A947-70E740481C1C}">
                                  <a14:useLocalDpi xmlns:a14="http://schemas.microsoft.com/office/drawing/2010/main" val="0"/>
                                </a:ext>
                              </a:extLst>
                            </a:blip>
                            <a:stretch>
                              <a:fillRect/>
                            </a:stretch>
                          </pic:blipFill>
                          <pic:spPr>
                            <a:xfrm>
                              <a:off x="0" y="0"/>
                              <a:ext cx="3249966" cy="381600"/>
                            </a:xfrm>
                            <a:prstGeom prst="rect">
                              <a:avLst/>
                            </a:prstGeom>
                          </pic:spPr>
                        </pic:pic>
                      </a:graphicData>
                    </a:graphic>
                  </wp:inline>
                </w:drawing>
              </w:r>
            </w:ins>
          </w:p>
          <w:p w14:paraId="68F8D487" w14:textId="67D8AE0C" w:rsidR="0072769E" w:rsidRDefault="0072769E" w:rsidP="00401530">
            <w:pPr>
              <w:spacing w:line="360" w:lineRule="auto"/>
              <w:rPr>
                <w:ins w:id="319" w:author="Sergio Castellanos Arciniega" w:date="2021-06-22T12:01:00Z"/>
                <w:rFonts w:ascii="Mark Pro" w:eastAsia="思源黑体" w:hAnsi="Mark Pro"/>
                <w:color w:val="595959" w:themeColor="text1" w:themeTint="A6"/>
                <w:kern w:val="28"/>
                <w:lang w:val="en-GB"/>
              </w:rPr>
            </w:pPr>
          </w:p>
          <w:p w14:paraId="5780F6E9" w14:textId="2DB9270D" w:rsidR="0072769E" w:rsidRPr="00297C71" w:rsidRDefault="0072769E" w:rsidP="0072769E">
            <w:pPr>
              <w:spacing w:line="360" w:lineRule="auto"/>
              <w:rPr>
                <w:ins w:id="320" w:author="Sergio Castellanos Arciniega" w:date="2021-06-22T12:01:00Z"/>
                <w:rFonts w:ascii="Mark Pro" w:eastAsia="思源黑体" w:hAnsi="Mark Pro"/>
                <w:color w:val="595959" w:themeColor="text1" w:themeTint="A6"/>
                <w:kern w:val="28"/>
                <w:lang w:val="en-GB"/>
              </w:rPr>
            </w:pPr>
            <w:ins w:id="321" w:author="Sergio Castellanos Arciniega" w:date="2021-06-22T12:01:00Z">
              <w:r w:rsidRPr="00297C71">
                <w:rPr>
                  <w:rFonts w:ascii="Mark Pro" w:eastAsia="思源黑体" w:hAnsi="Mark Pro"/>
                  <w:color w:val="595959" w:themeColor="text1" w:themeTint="A6"/>
                  <w:kern w:val="28"/>
                  <w:lang w:val="en-GB"/>
                </w:rPr>
                <w:t>To make sure the remote side can communicate only with the devices you intend to, you need to have a Makeblock user account. This will create a “key” for the cloud communication – this key is hidden within the coding blocks and unique to a user. To make 2 remote devices communicate over the Internet, both need to be programmed from the same user account.</w:t>
              </w:r>
            </w:ins>
          </w:p>
          <w:p w14:paraId="098D2B07" w14:textId="77777777" w:rsidR="0072769E" w:rsidRPr="00297C71" w:rsidRDefault="0072769E" w:rsidP="0072769E">
            <w:pPr>
              <w:spacing w:line="360" w:lineRule="auto"/>
              <w:rPr>
                <w:ins w:id="322" w:author="Sergio Castellanos Arciniega" w:date="2021-06-22T12:01:00Z"/>
                <w:rFonts w:ascii="Mark Pro" w:eastAsia="思源黑体" w:hAnsi="Mark Pro"/>
                <w:color w:val="595959" w:themeColor="text1" w:themeTint="A6"/>
                <w:kern w:val="28"/>
                <w:lang w:val="en-GB"/>
              </w:rPr>
            </w:pPr>
            <w:ins w:id="323" w:author="Sergio Castellanos Arciniega" w:date="2021-06-22T12:01:00Z">
              <w:r w:rsidRPr="00297C71">
                <w:rPr>
                  <w:rFonts w:ascii="Mark Pro" w:eastAsia="思源黑体" w:hAnsi="Mark Pro"/>
                  <w:color w:val="595959" w:themeColor="text1" w:themeTint="A6"/>
                  <w:kern w:val="28"/>
                  <w:lang w:val="en-GB"/>
                </w:rPr>
                <w:t xml:space="preserve">The cloud broadcast blocks have the advantage of being able to communicate worldwide, but they are not useful for speedy communication – it might take a few seconds for the message to arrive. The LAN-broadcasts on the other hand are fast but work only locally. </w:t>
              </w:r>
            </w:ins>
          </w:p>
          <w:p w14:paraId="49F953C5" w14:textId="43F2E005" w:rsidR="0072769E" w:rsidRPr="00297C71" w:rsidRDefault="0072769E" w:rsidP="0072769E">
            <w:pPr>
              <w:spacing w:line="360" w:lineRule="auto"/>
              <w:rPr>
                <w:ins w:id="324" w:author="Sergio Castellanos Arciniega" w:date="2021-06-22T12:01:00Z"/>
                <w:rFonts w:ascii="Mark Pro" w:eastAsia="思源黑体" w:hAnsi="Mark Pro"/>
                <w:color w:val="595959" w:themeColor="text1" w:themeTint="A6"/>
                <w:kern w:val="28"/>
                <w:lang w:val="en-GB"/>
              </w:rPr>
            </w:pPr>
            <w:ins w:id="325" w:author="Sergio Castellanos Arciniega" w:date="2021-06-22T12:01:00Z">
              <w:r w:rsidRPr="00297C71">
                <w:rPr>
                  <w:rFonts w:ascii="Mark Pro" w:eastAsia="思源黑体" w:hAnsi="Mark Pro"/>
                  <w:color w:val="595959" w:themeColor="text1" w:themeTint="A6"/>
                  <w:kern w:val="28"/>
                  <w:lang w:val="en-GB"/>
                </w:rPr>
                <w:t xml:space="preserve">Below you see a programming </w:t>
              </w:r>
            </w:ins>
            <w:ins w:id="326" w:author="Sergio Castellanos Arciniega" w:date="2021-06-22T12:06:00Z">
              <w:r w:rsidR="00D0427C">
                <w:rPr>
                  <w:rFonts w:ascii="Mark Pro" w:eastAsia="思源黑体" w:hAnsi="Mark Pro"/>
                  <w:color w:val="595959" w:themeColor="text1" w:themeTint="A6"/>
                  <w:kern w:val="28"/>
                  <w:lang w:val="en-GB"/>
                </w:rPr>
                <w:t>e</w:t>
              </w:r>
            </w:ins>
            <w:ins w:id="327" w:author="Sergio Castellanos Arciniega" w:date="2021-06-22T12:07:00Z">
              <w:r w:rsidR="00D0427C">
                <w:rPr>
                  <w:rFonts w:ascii="Mark Pro" w:eastAsia="思源黑体" w:hAnsi="Mark Pro"/>
                  <w:color w:val="595959" w:themeColor="text1" w:themeTint="A6"/>
                  <w:kern w:val="28"/>
                  <w:lang w:val="en-GB"/>
                </w:rPr>
                <w:t>xample</w:t>
              </w:r>
            </w:ins>
            <w:ins w:id="328" w:author="Sergio Castellanos Arciniega" w:date="2021-06-22T12:01:00Z">
              <w:r w:rsidRPr="00297C71">
                <w:rPr>
                  <w:rFonts w:ascii="Mark Pro" w:eastAsia="思源黑体" w:hAnsi="Mark Pro"/>
                  <w:color w:val="595959" w:themeColor="text1" w:themeTint="A6"/>
                  <w:kern w:val="28"/>
                  <w:lang w:val="en-GB"/>
                </w:rPr>
                <w:t xml:space="preserve"> that summarizes the above. Recreate the program first and try if everything is working with the recognition and communicating between the CyberPi and another mBot2. For this exercise, you need to upload the same program code in </w:t>
              </w:r>
            </w:ins>
            <w:ins w:id="329" w:author="Sergio Castellanos Arciniega" w:date="2021-06-22T12:07:00Z">
              <w:r w:rsidR="00D0427C">
                <w:rPr>
                  <w:rFonts w:ascii="Mark Pro" w:eastAsia="思源黑体" w:hAnsi="Mark Pro"/>
                  <w:color w:val="595959" w:themeColor="text1" w:themeTint="A6"/>
                  <w:kern w:val="28"/>
                  <w:lang w:val="en-GB"/>
                </w:rPr>
                <w:t>U</w:t>
              </w:r>
            </w:ins>
            <w:ins w:id="330" w:author="Sergio Castellanos Arciniega" w:date="2021-06-22T12:01:00Z">
              <w:r w:rsidRPr="00297C71">
                <w:rPr>
                  <w:rFonts w:ascii="Mark Pro" w:eastAsia="思源黑体" w:hAnsi="Mark Pro"/>
                  <w:color w:val="595959" w:themeColor="text1" w:themeTint="A6"/>
                  <w:kern w:val="28"/>
                  <w:lang w:val="en-GB"/>
                </w:rPr>
                <w:t>pload-mode to both devices.</w:t>
              </w:r>
            </w:ins>
            <w:ins w:id="331" w:author="Sergio Castellanos Arciniega" w:date="2021-06-22T12:09:00Z">
              <w:r w:rsidR="00D0427C" w:rsidRPr="00297C71">
                <w:rPr>
                  <w:noProof/>
                  <w:lang w:val="en-GB"/>
                </w:rPr>
                <w:t xml:space="preserve"> </w:t>
              </w:r>
            </w:ins>
          </w:p>
          <w:p w14:paraId="2F812476" w14:textId="11BB9DD2" w:rsidR="0072769E" w:rsidRDefault="0072769E" w:rsidP="00401530">
            <w:pPr>
              <w:spacing w:line="360" w:lineRule="auto"/>
              <w:rPr>
                <w:ins w:id="332" w:author="Sergio Castellanos Arciniega" w:date="2021-06-22T12:08:00Z"/>
                <w:rFonts w:ascii="Mark Pro" w:eastAsia="思源黑体" w:hAnsi="Mark Pro"/>
                <w:color w:val="595959" w:themeColor="text1" w:themeTint="A6"/>
                <w:kern w:val="28"/>
                <w:lang w:val="en-GB"/>
              </w:rPr>
            </w:pPr>
          </w:p>
          <w:p w14:paraId="4E7BB375" w14:textId="072B8ACD" w:rsidR="00D0427C" w:rsidRDefault="00D0427C" w:rsidP="00401530">
            <w:pPr>
              <w:spacing w:line="360" w:lineRule="auto"/>
              <w:rPr>
                <w:ins w:id="333" w:author="Sergio Castellanos Arciniega" w:date="2021-06-22T12:09:00Z"/>
                <w:rFonts w:ascii="Mark Pro" w:eastAsia="思源黑体" w:hAnsi="Mark Pro"/>
                <w:color w:val="595959" w:themeColor="text1" w:themeTint="A6"/>
                <w:kern w:val="28"/>
                <w:lang w:val="en-GB"/>
              </w:rPr>
            </w:pPr>
            <w:ins w:id="334" w:author="Sergio Castellanos Arciniega" w:date="2021-06-22T12:08:00Z">
              <w:r w:rsidRPr="00297C71">
                <w:rPr>
                  <w:noProof/>
                  <w:lang w:val="en-GB"/>
                </w:rPr>
                <w:drawing>
                  <wp:inline distT="0" distB="0" distL="0" distR="0" wp14:anchorId="448BB6AB" wp14:editId="2C78A1CE">
                    <wp:extent cx="5455405" cy="2419643"/>
                    <wp:effectExtent l="0" t="0" r="0" b="0"/>
                    <wp:docPr id="1441396244"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1"/>
                            <pic:cNvPicPr/>
                          </pic:nvPicPr>
                          <pic:blipFill>
                            <a:blip r:embed="rId40">
                              <a:extLst>
                                <a:ext uri="{28A0092B-C50C-407E-A947-70E740481C1C}">
                                  <a14:useLocalDpi xmlns:a14="http://schemas.microsoft.com/office/drawing/2010/main" val="0"/>
                                </a:ext>
                              </a:extLst>
                            </a:blip>
                            <a:stretch>
                              <a:fillRect/>
                            </a:stretch>
                          </pic:blipFill>
                          <pic:spPr>
                            <a:xfrm>
                              <a:off x="0" y="0"/>
                              <a:ext cx="5479751" cy="2430441"/>
                            </a:xfrm>
                            <a:prstGeom prst="rect">
                              <a:avLst/>
                            </a:prstGeom>
                          </pic:spPr>
                        </pic:pic>
                      </a:graphicData>
                    </a:graphic>
                  </wp:inline>
                </w:drawing>
              </w:r>
            </w:ins>
          </w:p>
          <w:p w14:paraId="47B6EFDA" w14:textId="58206107" w:rsidR="00D0427C" w:rsidRDefault="00D0427C" w:rsidP="00401530">
            <w:pPr>
              <w:spacing w:line="360" w:lineRule="auto"/>
              <w:rPr>
                <w:ins w:id="335" w:author="Sergio Castellanos Arciniega" w:date="2021-06-22T12:09:00Z"/>
                <w:rFonts w:ascii="Mark Pro" w:eastAsia="思源黑体" w:hAnsi="Mark Pro"/>
                <w:color w:val="595959" w:themeColor="text1" w:themeTint="A6"/>
                <w:kern w:val="28"/>
                <w:lang w:val="en-GB"/>
              </w:rPr>
            </w:pPr>
          </w:p>
          <w:p w14:paraId="35DCA4DE" w14:textId="77777777" w:rsidR="00AB1D52" w:rsidRDefault="00AB1D52" w:rsidP="00401530">
            <w:pPr>
              <w:spacing w:line="360" w:lineRule="auto"/>
              <w:rPr>
                <w:ins w:id="336" w:author="Sergio Castellanos Arciniega" w:date="2021-06-23T10:27:00Z"/>
                <w:noProof/>
                <w:lang w:val="en-GB"/>
              </w:rPr>
            </w:pPr>
          </w:p>
          <w:p w14:paraId="6D37367C" w14:textId="68844875" w:rsidR="00D0427C" w:rsidRDefault="00D0427C" w:rsidP="00401530">
            <w:pPr>
              <w:spacing w:line="360" w:lineRule="auto"/>
              <w:rPr>
                <w:ins w:id="337" w:author="Sergio Castellanos Arciniega" w:date="2021-06-22T12:09:00Z"/>
                <w:rFonts w:ascii="Mark Pro" w:eastAsia="思源黑体" w:hAnsi="Mark Pro"/>
                <w:color w:val="595959" w:themeColor="text1" w:themeTint="A6"/>
                <w:kern w:val="28"/>
                <w:lang w:val="en-GB"/>
              </w:rPr>
            </w:pPr>
            <w:ins w:id="338" w:author="Sergio Castellanos Arciniega" w:date="2021-06-22T12:09:00Z">
              <w:r w:rsidRPr="00297C71">
                <w:rPr>
                  <w:noProof/>
                  <w:lang w:val="en-GB"/>
                </w:rPr>
                <w:drawing>
                  <wp:inline distT="0" distB="0" distL="0" distR="0" wp14:anchorId="098E18C8" wp14:editId="05945370">
                    <wp:extent cx="5808624" cy="2025748"/>
                    <wp:effectExtent l="0" t="0" r="1905" b="0"/>
                    <wp:docPr id="1441396246"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2"/>
                            <pic:cNvPicPr/>
                          </pic:nvPicPr>
                          <pic:blipFill>
                            <a:blip r:embed="rId41">
                              <a:extLst>
                                <a:ext uri="{28A0092B-C50C-407E-A947-70E740481C1C}">
                                  <a14:useLocalDpi xmlns:a14="http://schemas.microsoft.com/office/drawing/2010/main" val="0"/>
                                </a:ext>
                              </a:extLst>
                            </a:blip>
                            <a:stretch>
                              <a:fillRect/>
                            </a:stretch>
                          </pic:blipFill>
                          <pic:spPr>
                            <a:xfrm>
                              <a:off x="0" y="0"/>
                              <a:ext cx="5856325" cy="2042384"/>
                            </a:xfrm>
                            <a:prstGeom prst="rect">
                              <a:avLst/>
                            </a:prstGeom>
                          </pic:spPr>
                        </pic:pic>
                      </a:graphicData>
                    </a:graphic>
                  </wp:inline>
                </w:drawing>
              </w:r>
            </w:ins>
            <w:ins w:id="339" w:author="Sergio Castellanos Arciniega" w:date="2021-06-22T12:11:00Z">
              <w:r w:rsidRPr="00297C71">
                <w:rPr>
                  <w:noProof/>
                  <w:lang w:val="en-GB"/>
                </w:rPr>
                <w:t xml:space="preserve"> </w:t>
              </w:r>
            </w:ins>
          </w:p>
          <w:p w14:paraId="5F269143" w14:textId="77777777" w:rsidR="00AB1D52" w:rsidRDefault="00AB1D52" w:rsidP="00401530">
            <w:pPr>
              <w:spacing w:line="360" w:lineRule="auto"/>
              <w:rPr>
                <w:ins w:id="340" w:author="Sergio Castellanos Arciniega" w:date="2021-06-23T10:27:00Z"/>
                <w:rFonts w:ascii="Mark Pro" w:eastAsia="思源黑体" w:hAnsi="Mark Pro"/>
                <w:color w:val="595959" w:themeColor="text1" w:themeTint="A6"/>
                <w:kern w:val="28"/>
                <w:lang w:val="en-GB"/>
              </w:rPr>
            </w:pPr>
          </w:p>
          <w:p w14:paraId="79694B76" w14:textId="6CADB5DB" w:rsidR="0072769E" w:rsidRDefault="00D0427C" w:rsidP="00401530">
            <w:pPr>
              <w:spacing w:line="360" w:lineRule="auto"/>
              <w:rPr>
                <w:ins w:id="341" w:author="Sergio Castellanos Arciniega" w:date="2021-06-22T12:01:00Z"/>
                <w:rFonts w:ascii="Mark Pro" w:eastAsia="思源黑体" w:hAnsi="Mark Pro"/>
                <w:color w:val="595959" w:themeColor="text1" w:themeTint="A6"/>
                <w:kern w:val="28"/>
                <w:lang w:val="en-GB"/>
              </w:rPr>
            </w:pPr>
            <w:ins w:id="342" w:author="Sergio Castellanos Arciniega" w:date="2021-06-22T12:09:00Z">
              <w:r w:rsidRPr="00297C71">
                <w:rPr>
                  <w:noProof/>
                  <w:lang w:val="en-GB"/>
                </w:rPr>
                <w:drawing>
                  <wp:inline distT="0" distB="0" distL="0" distR="0" wp14:anchorId="36C83883" wp14:editId="56BA9690">
                    <wp:extent cx="3025484" cy="892454"/>
                    <wp:effectExtent l="0" t="0" r="3810" b="0"/>
                    <wp:docPr id="1441396247" name="Grafik 4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3"/>
                            <pic:cNvPicPr/>
                          </pic:nvPicPr>
                          <pic:blipFill>
                            <a:blip r:embed="rId42">
                              <a:extLst>
                                <a:ext uri="{28A0092B-C50C-407E-A947-70E740481C1C}">
                                  <a14:useLocalDpi xmlns:a14="http://schemas.microsoft.com/office/drawing/2010/main" val="0"/>
                                </a:ext>
                              </a:extLst>
                            </a:blip>
                            <a:stretch>
                              <a:fillRect/>
                            </a:stretch>
                          </pic:blipFill>
                          <pic:spPr>
                            <a:xfrm>
                              <a:off x="0" y="0"/>
                              <a:ext cx="3025484" cy="892454"/>
                            </a:xfrm>
                            <a:prstGeom prst="rect">
                              <a:avLst/>
                            </a:prstGeom>
                          </pic:spPr>
                        </pic:pic>
                      </a:graphicData>
                    </a:graphic>
                  </wp:inline>
                </w:drawing>
              </w:r>
            </w:ins>
          </w:p>
          <w:p w14:paraId="18DFEDB5" w14:textId="0B1DAEF2" w:rsidR="00D0427C" w:rsidRPr="00D0427C" w:rsidRDefault="00D0427C" w:rsidP="00401530">
            <w:pPr>
              <w:spacing w:line="360" w:lineRule="auto"/>
              <w:rPr>
                <w:ins w:id="343" w:author="Sergio Castellanos Arciniega" w:date="2021-06-22T12:10:00Z"/>
                <w:rFonts w:ascii="Mark Pro Medium" w:eastAsia="思源黑体" w:hAnsi="Mark Pro Medium"/>
                <w:b/>
                <w:bCs/>
                <w:color w:val="595959" w:themeColor="text1" w:themeTint="A6"/>
                <w:kern w:val="28"/>
                <w:lang w:val="en-GB"/>
                <w:rPrChange w:id="344" w:author="Sergio Castellanos Arciniega" w:date="2021-06-22T12:10:00Z">
                  <w:rPr>
                    <w:ins w:id="345" w:author="Sergio Castellanos Arciniega" w:date="2021-06-22T12:10:00Z"/>
                    <w:rFonts w:ascii="Mark Pro" w:eastAsia="思源黑体" w:hAnsi="Mark Pro"/>
                    <w:color w:val="595959" w:themeColor="text1" w:themeTint="A6"/>
                    <w:kern w:val="28"/>
                    <w:lang w:val="en-GB"/>
                  </w:rPr>
                </w:rPrChange>
              </w:rPr>
            </w:pPr>
          </w:p>
          <w:p w14:paraId="3D4CC665" w14:textId="77777777" w:rsidR="00AB1D52" w:rsidRPr="00297C71" w:rsidRDefault="00AB1D52" w:rsidP="00AB1D52">
            <w:pPr>
              <w:spacing w:line="360" w:lineRule="auto"/>
              <w:rPr>
                <w:ins w:id="346" w:author="Sergio Castellanos Arciniega" w:date="2021-06-23T10:26:00Z"/>
                <w:rFonts w:ascii="Mark Pro" w:eastAsia="思源黑体" w:hAnsi="Mark Pro"/>
                <w:color w:val="595959" w:themeColor="text1" w:themeTint="A6"/>
                <w:kern w:val="28"/>
                <w:lang w:val="en-GB"/>
              </w:rPr>
            </w:pPr>
            <w:ins w:id="347" w:author="Sergio Castellanos Arciniega" w:date="2021-06-23T10:26:00Z">
              <w:r w:rsidRPr="00297C71">
                <w:rPr>
                  <w:rFonts w:ascii="Mark Pro" w:eastAsia="思源黑体" w:hAnsi="Mark Pro"/>
                  <w:color w:val="595959" w:themeColor="text1" w:themeTint="A6"/>
                  <w:kern w:val="28"/>
                  <w:lang w:val="en-GB"/>
                </w:rPr>
                <w:t>After you made sure everything works fine, you can modify and extend the example – maybe directional commands? Think of lesson1 and the exercise to navigate the mBot2 manually through a maze… can you do the same with voice-commands?</w:t>
              </w:r>
            </w:ins>
          </w:p>
          <w:p w14:paraId="10CAD0E9" w14:textId="61AEF6B8" w:rsidR="00D0427C" w:rsidRPr="00297C71" w:rsidRDefault="00D0427C" w:rsidP="00401530">
            <w:pPr>
              <w:spacing w:line="360" w:lineRule="auto"/>
              <w:rPr>
                <w:rFonts w:ascii="Mark Pro" w:eastAsia="思源黑体" w:hAnsi="Mark Pro"/>
                <w:color w:val="595959" w:themeColor="text1" w:themeTint="A6"/>
                <w:kern w:val="28"/>
                <w:lang w:val="en-GB"/>
              </w:rPr>
            </w:pPr>
          </w:p>
        </w:tc>
      </w:tr>
      <w:tr w:rsidR="008B530A" w:rsidRPr="00297C71" w:rsidDel="00D0427C" w14:paraId="378F20B4" w14:textId="0B65BB45" w:rsidTr="004B0C43">
        <w:trPr>
          <w:trHeight w:val="12252"/>
          <w:del w:id="348" w:author="Sergio Castellanos Arciniega" w:date="2021-06-22T12:12:00Z"/>
          <w:trPrChange w:id="349" w:author="Sergio Castellanos Arciniega" w:date="2021-06-22T13:25:00Z">
            <w:trPr>
              <w:trHeight w:val="12252"/>
            </w:trPr>
          </w:trPrChange>
        </w:trPr>
        <w:tc>
          <w:tcPr>
            <w:tcW w:w="10456" w:type="dxa"/>
            <w:tcPrChange w:id="350" w:author="Sergio Castellanos Arciniega" w:date="2021-06-22T13:25:00Z">
              <w:tcPr>
                <w:tcW w:w="10466" w:type="dxa"/>
                <w:gridSpan w:val="3"/>
              </w:tcPr>
            </w:tcPrChange>
          </w:tcPr>
          <w:tbl>
            <w:tblPr>
              <w:tblStyle w:val="TableGrid"/>
              <w:tblW w:w="0" w:type="auto"/>
              <w:tblLook w:val="04A0" w:firstRow="1" w:lastRow="0" w:firstColumn="1" w:lastColumn="0" w:noHBand="0" w:noVBand="1"/>
            </w:tblPr>
            <w:tblGrid>
              <w:gridCol w:w="10103"/>
            </w:tblGrid>
            <w:tr w:rsidR="00833608" w:rsidRPr="00297C71" w:rsidDel="004A2A42" w14:paraId="044C34B9" w14:textId="2EC27848" w:rsidTr="0056130C">
              <w:trPr>
                <w:del w:id="351" w:author="Sergio Castellanos Arciniega" w:date="2021-06-22T11:18:00Z"/>
              </w:trPr>
              <w:tc>
                <w:tcPr>
                  <w:tcW w:w="10103" w:type="dxa"/>
                </w:tcPr>
                <w:p w14:paraId="09FA888E" w14:textId="69FDD042" w:rsidR="00833608" w:rsidRPr="00297C71" w:rsidDel="000C1989" w:rsidRDefault="00833608" w:rsidP="00833608">
                  <w:pPr>
                    <w:spacing w:line="360" w:lineRule="auto"/>
                    <w:rPr>
                      <w:del w:id="352" w:author="Sergio Castellanos Arciniega" w:date="2021-06-22T11:00:00Z"/>
                      <w:rFonts w:ascii="Mark Pro Medium" w:eastAsia="思源黑体" w:hAnsi="Mark Pro Medium"/>
                      <w:b/>
                      <w:bCs/>
                      <w:color w:val="595959" w:themeColor="text1" w:themeTint="A6"/>
                      <w:kern w:val="28"/>
                      <w:lang w:val="en-GB"/>
                    </w:rPr>
                  </w:pPr>
                  <w:del w:id="353" w:author="Sergio Castellanos Arciniega" w:date="2021-06-22T11:00:00Z">
                    <w:r w:rsidRPr="00297C71" w:rsidDel="000C1989">
                      <w:rPr>
                        <w:rFonts w:ascii="Mark Pro Medium" w:eastAsia="思源黑体" w:hAnsi="Mark Pro Medium"/>
                        <w:b/>
                        <w:bCs/>
                        <w:color w:val="595959" w:themeColor="text1" w:themeTint="A6"/>
                        <w:kern w:val="28"/>
                        <w:lang w:val="en-GB"/>
                      </w:rPr>
                      <w:delText>Code block:</w:delText>
                    </w:r>
                  </w:del>
                </w:p>
                <w:p w14:paraId="6B55659B" w14:textId="5341C917" w:rsidR="00833608" w:rsidRPr="00297C71" w:rsidDel="000C1989" w:rsidRDefault="00833608" w:rsidP="00E159BB">
                  <w:pPr>
                    <w:spacing w:line="360" w:lineRule="auto"/>
                    <w:jc w:val="center"/>
                    <w:rPr>
                      <w:del w:id="354" w:author="Sergio Castellanos Arciniega" w:date="2021-06-22T11:00:00Z"/>
                      <w:rFonts w:ascii="Mark Pro" w:eastAsia="思源黑体" w:hAnsi="Mark Pro"/>
                      <w:color w:val="595959" w:themeColor="text1" w:themeTint="A6"/>
                      <w:kern w:val="28"/>
                      <w:lang w:val="en-GB"/>
                    </w:rPr>
                  </w:pPr>
                  <w:del w:id="355" w:author="Sergio Castellanos Arciniega" w:date="2021-06-22T11:00:00Z">
                    <w:r w:rsidRPr="00297C71" w:rsidDel="000C1989">
                      <w:rPr>
                        <w:noProof/>
                        <w:lang w:val="en-GB"/>
                      </w:rPr>
                      <w:drawing>
                        <wp:inline distT="0" distB="0" distL="0" distR="0" wp14:anchorId="3093D65C" wp14:editId="6DA247A0">
                          <wp:extent cx="3583662" cy="55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4">
                                    <a:extLst>
                                      <a:ext uri="{28A0092B-C50C-407E-A947-70E740481C1C}">
                                        <a14:useLocalDpi xmlns:a14="http://schemas.microsoft.com/office/drawing/2010/main" val="0"/>
                                      </a:ext>
                                    </a:extLst>
                                  </a:blip>
                                  <a:stretch>
                                    <a:fillRect/>
                                  </a:stretch>
                                </pic:blipFill>
                                <pic:spPr>
                                  <a:xfrm>
                                    <a:off x="0" y="0"/>
                                    <a:ext cx="3583662" cy="552450"/>
                                  </a:xfrm>
                                  <a:prstGeom prst="rect">
                                    <a:avLst/>
                                  </a:prstGeom>
                                </pic:spPr>
                              </pic:pic>
                            </a:graphicData>
                          </a:graphic>
                        </wp:inline>
                      </w:drawing>
                    </w:r>
                  </w:del>
                </w:p>
                <w:p w14:paraId="1799FD26" w14:textId="52BCC72F" w:rsidR="001A53EF" w:rsidRPr="00297C71" w:rsidDel="000C1989" w:rsidRDefault="001A53EF" w:rsidP="00153C6F">
                  <w:pPr>
                    <w:spacing w:line="360" w:lineRule="auto"/>
                    <w:rPr>
                      <w:del w:id="356" w:author="Sergio Castellanos Arciniega" w:date="2021-06-22T11:00:00Z"/>
                      <w:rFonts w:ascii="Mark Pro" w:eastAsia="思源黑体" w:hAnsi="Mark Pro"/>
                      <w:color w:val="595959" w:themeColor="text1" w:themeTint="A6"/>
                      <w:kern w:val="28"/>
                      <w:lang w:val="en-GB"/>
                    </w:rPr>
                  </w:pPr>
                  <w:del w:id="357" w:author="Sergio Castellanos Arciniega" w:date="2021-06-22T11:00:00Z">
                    <w:r w:rsidRPr="00297C71" w:rsidDel="000C1989">
                      <w:rPr>
                        <w:rFonts w:ascii="Mark Pro" w:eastAsia="思源黑体" w:hAnsi="Mark Pro"/>
                        <w:color w:val="595959" w:themeColor="text1" w:themeTint="A6"/>
                        <w:kern w:val="28"/>
                        <w:lang w:val="en-GB"/>
                      </w:rPr>
                      <w:delText xml:space="preserve">This block starts connecting attempts to the wireless network provided. You need a router or an access point that allows devices to connect with the network and access the </w:delText>
                    </w:r>
                    <w:r w:rsidR="0E721176" w:rsidRPr="00297C71" w:rsidDel="000C1989">
                      <w:rPr>
                        <w:rFonts w:ascii="Mark Pro" w:eastAsia="思源黑体" w:hAnsi="Mark Pro"/>
                        <w:color w:val="595959" w:themeColor="text1" w:themeTint="A6"/>
                        <w:kern w:val="28"/>
                        <w:lang w:val="en-GB"/>
                      </w:rPr>
                      <w:delText>I</w:delText>
                    </w:r>
                    <w:r w:rsidRPr="00297C71" w:rsidDel="000C1989">
                      <w:rPr>
                        <w:rFonts w:ascii="Mark Pro" w:eastAsia="思源黑体" w:hAnsi="Mark Pro"/>
                        <w:color w:val="595959" w:themeColor="text1" w:themeTint="A6"/>
                        <w:kern w:val="28"/>
                        <w:lang w:val="en-GB"/>
                      </w:rPr>
                      <w:delText xml:space="preserve">nternet. Some schools might only allow known devices – each network adaptor (wired or wireless) has a unique number, </w:delText>
                    </w:r>
                    <w:r w:rsidR="006C1D45" w:rsidRPr="00297C71" w:rsidDel="000C1989">
                      <w:rPr>
                        <w:rFonts w:ascii="Mark Pro" w:eastAsia="思源黑体" w:hAnsi="Mark Pro"/>
                        <w:color w:val="595959" w:themeColor="text1" w:themeTint="A6"/>
                        <w:kern w:val="28"/>
                        <w:lang w:val="en-GB"/>
                      </w:rPr>
                      <w:delText>the</w:delText>
                    </w:r>
                    <w:r w:rsidRPr="00297C71" w:rsidDel="000C1989">
                      <w:rPr>
                        <w:rFonts w:ascii="Mark Pro" w:eastAsia="思源黑体" w:hAnsi="Mark Pro"/>
                        <w:color w:val="595959" w:themeColor="text1" w:themeTint="A6"/>
                        <w:kern w:val="28"/>
                        <w:lang w:val="en-GB"/>
                      </w:rPr>
                      <w:delText xml:space="preserve"> MAC address. If this number is unknown to these secure</w:delText>
                    </w:r>
                    <w:r w:rsidR="7F1C744B" w:rsidRPr="00297C71" w:rsidDel="000C1989">
                      <w:rPr>
                        <w:rFonts w:ascii="Mark Pro" w:eastAsia="思源黑体" w:hAnsi="Mark Pro"/>
                        <w:color w:val="595959" w:themeColor="text1" w:themeTint="A6"/>
                        <w:kern w:val="28"/>
                        <w:lang w:val="en-GB"/>
                      </w:rPr>
                      <w:delText>d</w:delText>
                    </w:r>
                    <w:r w:rsidRPr="00297C71" w:rsidDel="000C1989">
                      <w:rPr>
                        <w:rFonts w:ascii="Mark Pro" w:eastAsia="思源黑体" w:hAnsi="Mark Pro"/>
                        <w:color w:val="595959" w:themeColor="text1" w:themeTint="A6"/>
                        <w:kern w:val="28"/>
                        <w:lang w:val="en-GB"/>
                      </w:rPr>
                      <w:delText xml:space="preserve"> networks, they refuse the connection even if the password is correct.</w:delText>
                    </w:r>
                  </w:del>
                </w:p>
                <w:p w14:paraId="09915447" w14:textId="1F4FADC1" w:rsidR="001A53EF" w:rsidRPr="00297C71" w:rsidDel="000C1989" w:rsidRDefault="001A53EF" w:rsidP="00153C6F">
                  <w:pPr>
                    <w:spacing w:line="360" w:lineRule="auto"/>
                    <w:rPr>
                      <w:del w:id="358" w:author="Sergio Castellanos Arciniega" w:date="2021-06-22T11:00:00Z"/>
                      <w:rFonts w:ascii="Mark Pro" w:eastAsia="思源黑体" w:hAnsi="Mark Pro"/>
                      <w:color w:val="595959" w:themeColor="text1" w:themeTint="A6"/>
                      <w:kern w:val="28"/>
                      <w:lang w:val="en-GB"/>
                    </w:rPr>
                  </w:pPr>
                  <w:del w:id="359" w:author="Sergio Castellanos Arciniega" w:date="2021-06-22T11:00:00Z">
                    <w:r w:rsidRPr="00297C71" w:rsidDel="000C1989">
                      <w:rPr>
                        <w:rFonts w:ascii="Mark Pro" w:eastAsia="思源黑体" w:hAnsi="Mark Pro"/>
                        <w:color w:val="595959" w:themeColor="text1" w:themeTint="A6"/>
                        <w:kern w:val="28"/>
                        <w:lang w:val="en-GB"/>
                      </w:rPr>
                      <w:delText>The easiest way around this then is a temporary hotspot, e.g. by a smartphone with a flat</w:delText>
                    </w:r>
                    <w:r w:rsidR="003C6D98" w:rsidRPr="00297C71" w:rsidDel="000C1989">
                      <w:rPr>
                        <w:rFonts w:ascii="Mark Pro" w:eastAsia="思源黑体" w:hAnsi="Mark Pro"/>
                        <w:color w:val="595959" w:themeColor="text1" w:themeTint="A6"/>
                        <w:kern w:val="28"/>
                        <w:lang w:val="en-GB"/>
                      </w:rPr>
                      <w:delText>-</w:delText>
                    </w:r>
                    <w:r w:rsidRPr="00297C71" w:rsidDel="000C1989">
                      <w:rPr>
                        <w:rFonts w:ascii="Mark Pro" w:eastAsia="思源黑体" w:hAnsi="Mark Pro"/>
                        <w:color w:val="595959" w:themeColor="text1" w:themeTint="A6"/>
                        <w:kern w:val="28"/>
                        <w:lang w:val="en-GB"/>
                      </w:rPr>
                      <w:delText>rate data plan that is used only for the CyberPi/mBot2 in a lesson (check your school</w:delText>
                    </w:r>
                    <w:r w:rsidR="49EAC802" w:rsidRPr="00297C71" w:rsidDel="000C1989">
                      <w:rPr>
                        <w:rFonts w:ascii="Mark Pro" w:eastAsia="思源黑体" w:hAnsi="Mark Pro"/>
                        <w:color w:val="595959" w:themeColor="text1" w:themeTint="A6"/>
                        <w:kern w:val="28"/>
                        <w:lang w:val="en-GB"/>
                      </w:rPr>
                      <w:delText>’</w:delText>
                    </w:r>
                    <w:r w:rsidRPr="00297C71" w:rsidDel="000C1989">
                      <w:rPr>
                        <w:rFonts w:ascii="Mark Pro" w:eastAsia="思源黑体" w:hAnsi="Mark Pro"/>
                        <w:color w:val="595959" w:themeColor="text1" w:themeTint="A6"/>
                        <w:kern w:val="28"/>
                        <w:lang w:val="en-GB"/>
                      </w:rPr>
                      <w:delText>s legal regulations).</w:delText>
                    </w:r>
                  </w:del>
                </w:p>
                <w:p w14:paraId="4627EA16" w14:textId="1494E283" w:rsidR="00833608" w:rsidRPr="00297C71" w:rsidDel="004A2A42" w:rsidRDefault="003C6D98" w:rsidP="00833608">
                  <w:pPr>
                    <w:spacing w:line="360" w:lineRule="auto"/>
                    <w:rPr>
                      <w:del w:id="360" w:author="Sergio Castellanos Arciniega" w:date="2021-06-22T11:18:00Z"/>
                      <w:rFonts w:ascii="Mark Pro" w:eastAsia="思源黑体" w:hAnsi="Mark Pro"/>
                      <w:color w:val="595959" w:themeColor="text1" w:themeTint="A6"/>
                      <w:kern w:val="28"/>
                      <w:lang w:val="en-GB"/>
                    </w:rPr>
                  </w:pPr>
                  <w:del w:id="361" w:author="Sergio Castellanos Arciniega" w:date="2021-06-22T11:00:00Z">
                    <w:r w:rsidRPr="00297C71" w:rsidDel="000C1989">
                      <w:rPr>
                        <w:rFonts w:ascii="Mark Pro" w:eastAsia="思源黑体" w:hAnsi="Mark Pro"/>
                        <w:color w:val="595959" w:themeColor="text1" w:themeTint="A6"/>
                        <w:kern w:val="28"/>
                        <w:lang w:val="en-GB"/>
                      </w:rPr>
                      <w:delText xml:space="preserve">Any </w:delText>
                    </w:r>
                    <w:r w:rsidR="4F7CF79C" w:rsidRPr="00297C71" w:rsidDel="000C1989">
                      <w:rPr>
                        <w:rFonts w:ascii="Mark Pro" w:eastAsia="思源黑体" w:hAnsi="Mark Pro"/>
                        <w:color w:val="595959" w:themeColor="text1" w:themeTint="A6"/>
                        <w:kern w:val="28"/>
                        <w:lang w:val="en-GB"/>
                      </w:rPr>
                      <w:delText>b</w:delText>
                    </w:r>
                    <w:r w:rsidR="001A53EF" w:rsidRPr="00297C71" w:rsidDel="000C1989">
                      <w:rPr>
                        <w:rFonts w:ascii="Mark Pro" w:eastAsia="思源黑体" w:hAnsi="Mark Pro"/>
                        <w:color w:val="595959" w:themeColor="text1" w:themeTint="A6"/>
                        <w:kern w:val="28"/>
                        <w:lang w:val="en-GB"/>
                      </w:rPr>
                      <w:delText>locks following this code block will be executed immediately, so it does not wait for a connection to be made (“non-blocking”). You need to code a waiting routine yourself with the next block:</w:delText>
                    </w:r>
                  </w:del>
                </w:p>
              </w:tc>
            </w:tr>
            <w:tr w:rsidR="00833608" w:rsidRPr="00297C71" w:rsidDel="004A2A42" w14:paraId="7AE7BEA9" w14:textId="47012EC6" w:rsidTr="0056130C">
              <w:trPr>
                <w:del w:id="362" w:author="Sergio Castellanos Arciniega" w:date="2021-06-22T11:18:00Z"/>
              </w:trPr>
              <w:tc>
                <w:tcPr>
                  <w:tcW w:w="10103" w:type="dxa"/>
                </w:tcPr>
                <w:p w14:paraId="7A8F51CE" w14:textId="73387C90" w:rsidR="00833608" w:rsidRPr="00297C71" w:rsidDel="000C1989" w:rsidRDefault="00833608" w:rsidP="00833608">
                  <w:pPr>
                    <w:spacing w:line="360" w:lineRule="auto"/>
                    <w:rPr>
                      <w:del w:id="363" w:author="Sergio Castellanos Arciniega" w:date="2021-06-22T11:00:00Z"/>
                      <w:rFonts w:ascii="Mark Pro Medium" w:eastAsia="思源黑体" w:hAnsi="Mark Pro Medium"/>
                      <w:b/>
                      <w:bCs/>
                      <w:color w:val="595959" w:themeColor="text1" w:themeTint="A6"/>
                      <w:kern w:val="28"/>
                      <w:lang w:val="en-GB"/>
                    </w:rPr>
                  </w:pPr>
                  <w:del w:id="364" w:author="Sergio Castellanos Arciniega" w:date="2021-06-22T11:00:00Z">
                    <w:r w:rsidRPr="00297C71" w:rsidDel="000C1989">
                      <w:rPr>
                        <w:rFonts w:ascii="Mark Pro Medium" w:eastAsia="思源黑体" w:hAnsi="Mark Pro Medium"/>
                        <w:b/>
                        <w:bCs/>
                        <w:color w:val="595959" w:themeColor="text1" w:themeTint="A6"/>
                        <w:kern w:val="28"/>
                        <w:lang w:val="en-GB"/>
                      </w:rPr>
                      <w:delText>Code block:</w:delText>
                    </w:r>
                  </w:del>
                </w:p>
                <w:p w14:paraId="6742394E" w14:textId="34CBD177" w:rsidR="00833608" w:rsidRPr="00297C71" w:rsidDel="000C1989" w:rsidRDefault="00833608" w:rsidP="003A1AF1">
                  <w:pPr>
                    <w:jc w:val="center"/>
                    <w:rPr>
                      <w:del w:id="365" w:author="Sergio Castellanos Arciniega" w:date="2021-06-22T11:00:00Z"/>
                      <w:rFonts w:ascii="Mark Pro" w:eastAsia="思源黑体" w:hAnsi="Mark Pro"/>
                      <w:color w:val="595959" w:themeColor="text1" w:themeTint="A6"/>
                      <w:kern w:val="28"/>
                      <w:lang w:val="en-GB"/>
                    </w:rPr>
                  </w:pPr>
                  <w:del w:id="366" w:author="Sergio Castellanos Arciniega" w:date="2021-06-22T11:00:00Z">
                    <w:r w:rsidRPr="00297C71" w:rsidDel="000C1989">
                      <w:rPr>
                        <w:noProof/>
                        <w:lang w:val="en-GB"/>
                      </w:rPr>
                      <w:drawing>
                        <wp:inline distT="0" distB="0" distL="0" distR="0" wp14:anchorId="587D763D" wp14:editId="2C9F4195">
                          <wp:extent cx="2105025" cy="472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5">
                                    <a:extLst>
                                      <a:ext uri="{28A0092B-C50C-407E-A947-70E740481C1C}">
                                        <a14:useLocalDpi xmlns:a14="http://schemas.microsoft.com/office/drawing/2010/main" val="0"/>
                                      </a:ext>
                                    </a:extLst>
                                  </a:blip>
                                  <a:srcRect b="-3668"/>
                                  <a:stretch/>
                                </pic:blipFill>
                                <pic:spPr bwMode="auto">
                                  <a:xfrm>
                                    <a:off x="0" y="0"/>
                                    <a:ext cx="2152990" cy="483460"/>
                                  </a:xfrm>
                                  <a:prstGeom prst="rect">
                                    <a:avLst/>
                                  </a:prstGeom>
                                  <a:ln>
                                    <a:noFill/>
                                  </a:ln>
                                  <a:extLst>
                                    <a:ext uri="{53640926-AAD7-44D8-BBD7-CCE9431645EC}">
                                      <a14:shadowObscured xmlns:a14="http://schemas.microsoft.com/office/drawing/2010/main"/>
                                    </a:ext>
                                  </a:extLst>
                                </pic:spPr>
                              </pic:pic>
                            </a:graphicData>
                          </a:graphic>
                        </wp:inline>
                      </w:drawing>
                    </w:r>
                  </w:del>
                </w:p>
                <w:p w14:paraId="6DAAB6E9" w14:textId="5D8F06B6" w:rsidR="00CB1BD1" w:rsidRPr="00297C71" w:rsidDel="000C1989" w:rsidRDefault="00CB1BD1" w:rsidP="003A1AF1">
                  <w:pPr>
                    <w:spacing w:line="360" w:lineRule="auto"/>
                    <w:rPr>
                      <w:del w:id="367" w:author="Sergio Castellanos Arciniega" w:date="2021-06-22T11:00:00Z"/>
                      <w:rFonts w:ascii="Mark Pro" w:eastAsia="思源黑体" w:hAnsi="Mark Pro"/>
                      <w:color w:val="595959" w:themeColor="text1" w:themeTint="A6"/>
                      <w:kern w:val="28"/>
                      <w:lang w:val="en-GB"/>
                    </w:rPr>
                  </w:pPr>
                  <w:del w:id="368" w:author="Sergio Castellanos Arciniega" w:date="2021-06-22T11:00:00Z">
                    <w:r w:rsidRPr="00297C71" w:rsidDel="000C1989">
                      <w:rPr>
                        <w:rFonts w:ascii="Mark Pro" w:eastAsia="思源黑体" w:hAnsi="Mark Pro"/>
                        <w:color w:val="595959" w:themeColor="text1" w:themeTint="A6"/>
                        <w:kern w:val="28"/>
                        <w:lang w:val="en-GB"/>
                      </w:rPr>
                      <w:delText>This Boolean block checks if the connection to the network could have been made – if so, it reports a True. You can use this together with a wait block:</w:delText>
                    </w:r>
                  </w:del>
                </w:p>
                <w:p w14:paraId="17BB19EF" w14:textId="35A06A27" w:rsidR="00833608" w:rsidRPr="00297C71" w:rsidDel="000C1989" w:rsidRDefault="00CE2301" w:rsidP="003A1AF1">
                  <w:pPr>
                    <w:jc w:val="center"/>
                    <w:rPr>
                      <w:del w:id="369" w:author="Sergio Castellanos Arciniega" w:date="2021-06-22T11:00:00Z"/>
                      <w:rFonts w:ascii="Mark Pro" w:eastAsia="思源黑体" w:hAnsi="Mark Pro"/>
                      <w:color w:val="595959" w:themeColor="text1" w:themeTint="A6"/>
                      <w:kern w:val="28"/>
                      <w:lang w:val="en-GB"/>
                    </w:rPr>
                  </w:pPr>
                  <w:del w:id="370" w:author="Sergio Castellanos Arciniega" w:date="2021-06-22T11:00:00Z">
                    <w:r w:rsidRPr="00297C71" w:rsidDel="000C1989">
                      <w:rPr>
                        <w:noProof/>
                        <w:lang w:val="en-GB"/>
                      </w:rPr>
                      <w:drawing>
                        <wp:inline distT="0" distB="0" distL="0" distR="0" wp14:anchorId="427F70FB" wp14:editId="788191C1">
                          <wp:extent cx="2706624" cy="535686"/>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7"/>
                                  <pic:cNvPicPr/>
                                </pic:nvPicPr>
                                <pic:blipFill>
                                  <a:blip r:embed="rId26">
                                    <a:extLst>
                                      <a:ext uri="{28A0092B-C50C-407E-A947-70E740481C1C}">
                                        <a14:useLocalDpi xmlns:a14="http://schemas.microsoft.com/office/drawing/2010/main" val="0"/>
                                      </a:ext>
                                    </a:extLst>
                                  </a:blip>
                                  <a:stretch>
                                    <a:fillRect/>
                                  </a:stretch>
                                </pic:blipFill>
                                <pic:spPr>
                                  <a:xfrm>
                                    <a:off x="0" y="0"/>
                                    <a:ext cx="2706624" cy="535686"/>
                                  </a:xfrm>
                                  <a:prstGeom prst="rect">
                                    <a:avLst/>
                                  </a:prstGeom>
                                </pic:spPr>
                              </pic:pic>
                            </a:graphicData>
                          </a:graphic>
                        </wp:inline>
                      </w:drawing>
                    </w:r>
                  </w:del>
                </w:p>
                <w:p w14:paraId="5D755FC4" w14:textId="758D40F0" w:rsidR="00833608" w:rsidRPr="00297C71" w:rsidDel="004A2A42" w:rsidRDefault="008E77C8" w:rsidP="009E056F">
                  <w:pPr>
                    <w:spacing w:line="360" w:lineRule="auto"/>
                    <w:rPr>
                      <w:del w:id="371" w:author="Sergio Castellanos Arciniega" w:date="2021-06-22T11:18:00Z"/>
                      <w:rFonts w:ascii="Mark Pro" w:eastAsia="思源黑体" w:hAnsi="Mark Pro"/>
                      <w:color w:val="595959" w:themeColor="text1" w:themeTint="A6"/>
                      <w:kern w:val="28"/>
                      <w:lang w:val="en-GB"/>
                    </w:rPr>
                  </w:pPr>
                  <w:del w:id="372" w:author="Sergio Castellanos Arciniega" w:date="2021-06-22T11:00:00Z">
                    <w:r w:rsidRPr="00297C71" w:rsidDel="000C1989">
                      <w:rPr>
                        <w:rFonts w:ascii="Mark Pro" w:eastAsia="思源黑体" w:hAnsi="Mark Pro"/>
                        <w:color w:val="595959" w:themeColor="text1" w:themeTint="A6"/>
                        <w:kern w:val="28"/>
                        <w:lang w:val="en-GB"/>
                      </w:rPr>
                      <w:delText>This combination stops all further code executing in the same threa</w:delText>
                    </w:r>
                    <w:r w:rsidR="267FD4A0" w:rsidRPr="00297C71" w:rsidDel="000C1989">
                      <w:rPr>
                        <w:rFonts w:ascii="Mark Pro" w:eastAsia="思源黑体" w:hAnsi="Mark Pro"/>
                        <w:color w:val="595959" w:themeColor="text1" w:themeTint="A6"/>
                        <w:kern w:val="28"/>
                        <w:lang w:val="en-GB"/>
                      </w:rPr>
                      <w:delText>d</w:delText>
                    </w:r>
                    <w:r w:rsidRPr="00297C71" w:rsidDel="000C1989">
                      <w:rPr>
                        <w:rFonts w:ascii="Mark Pro" w:eastAsia="思源黑体" w:hAnsi="Mark Pro"/>
                        <w:color w:val="595959" w:themeColor="text1" w:themeTint="A6"/>
                        <w:kern w:val="28"/>
                        <w:lang w:val="en-GB"/>
                      </w:rPr>
                      <w:delText xml:space="preserve"> until a connection is successfully made. You might want to make this more user-friendly at a later stage, informing about connection attempts, indicating a successful connection, or even adding a time-out</w:delText>
                    </w:r>
                    <w:r w:rsidR="00E159BB" w:rsidRPr="00297C71" w:rsidDel="000C1989">
                      <w:rPr>
                        <w:rFonts w:ascii="Mark Pro" w:eastAsia="思源黑体" w:hAnsi="Mark Pro"/>
                        <w:color w:val="595959" w:themeColor="text1" w:themeTint="A6"/>
                        <w:kern w:val="28"/>
                        <w:lang w:val="en-GB"/>
                      </w:rPr>
                      <w:delText xml:space="preserve"> (</w:delText>
                    </w:r>
                    <w:r w:rsidRPr="00297C71" w:rsidDel="000C1989">
                      <w:rPr>
                        <w:rFonts w:ascii="Mark Pro" w:eastAsia="思源黑体" w:hAnsi="Mark Pro"/>
                        <w:color w:val="595959" w:themeColor="text1" w:themeTint="A6"/>
                        <w:kern w:val="28"/>
                        <w:lang w:val="en-GB"/>
                      </w:rPr>
                      <w:delText>like a reboot if no connection can be made for 30 sec.</w:delText>
                    </w:r>
                    <w:r w:rsidR="00E159BB" w:rsidRPr="00297C71" w:rsidDel="000C1989">
                      <w:rPr>
                        <w:rFonts w:ascii="Mark Pro" w:eastAsia="思源黑体" w:hAnsi="Mark Pro"/>
                        <w:color w:val="595959" w:themeColor="text1" w:themeTint="A6"/>
                        <w:kern w:val="28"/>
                        <w:lang w:val="en-GB"/>
                      </w:rPr>
                      <w:delText>).</w:delText>
                    </w:r>
                  </w:del>
                </w:p>
              </w:tc>
            </w:tr>
            <w:tr w:rsidR="00833608" w:rsidRPr="00297C71" w:rsidDel="007740B1" w14:paraId="19511C7D" w14:textId="176044DE" w:rsidTr="0056130C">
              <w:trPr>
                <w:del w:id="373" w:author="Sergio Castellanos Arciniega" w:date="2021-06-22T11:31:00Z"/>
              </w:trPr>
              <w:tc>
                <w:tcPr>
                  <w:tcW w:w="10103" w:type="dxa"/>
                </w:tcPr>
                <w:p w14:paraId="278A5F25" w14:textId="5560AEC5" w:rsidR="00833608" w:rsidRPr="00297C71" w:rsidDel="004A2A42" w:rsidRDefault="00833608" w:rsidP="00833608">
                  <w:pPr>
                    <w:spacing w:line="360" w:lineRule="auto"/>
                    <w:rPr>
                      <w:del w:id="374" w:author="Sergio Castellanos Arciniega" w:date="2021-06-22T11:19:00Z"/>
                      <w:rFonts w:ascii="Mark Pro Medium" w:eastAsia="思源黑体" w:hAnsi="Mark Pro Medium"/>
                      <w:b/>
                      <w:bCs/>
                      <w:color w:val="595959" w:themeColor="text1" w:themeTint="A6"/>
                      <w:kern w:val="28"/>
                      <w:lang w:val="en-GB"/>
                    </w:rPr>
                  </w:pPr>
                  <w:del w:id="375" w:author="Sergio Castellanos Arciniega" w:date="2021-06-22T11:19:00Z">
                    <w:r w:rsidRPr="00297C71" w:rsidDel="004A2A42">
                      <w:rPr>
                        <w:rFonts w:ascii="Mark Pro Medium" w:eastAsia="思源黑体" w:hAnsi="Mark Pro Medium"/>
                        <w:b/>
                        <w:bCs/>
                        <w:color w:val="595959" w:themeColor="text1" w:themeTint="A6"/>
                        <w:kern w:val="28"/>
                        <w:lang w:val="en-GB"/>
                      </w:rPr>
                      <w:delText>Code block:</w:delText>
                    </w:r>
                  </w:del>
                </w:p>
                <w:p w14:paraId="0270CAC3" w14:textId="1E2E80A5" w:rsidR="00833608" w:rsidRPr="00297C71" w:rsidDel="004A2A42" w:rsidRDefault="00833608" w:rsidP="003A1AF1">
                  <w:pPr>
                    <w:jc w:val="center"/>
                    <w:rPr>
                      <w:del w:id="376" w:author="Sergio Castellanos Arciniega" w:date="2021-06-22T11:19:00Z"/>
                      <w:rFonts w:ascii="Mark Pro" w:eastAsia="思源黑体" w:hAnsi="Mark Pro"/>
                      <w:color w:val="595959" w:themeColor="text1" w:themeTint="A6"/>
                      <w:kern w:val="28"/>
                      <w:lang w:val="en-GB"/>
                    </w:rPr>
                  </w:pPr>
                  <w:del w:id="377" w:author="Sergio Castellanos Arciniega" w:date="2021-06-22T11:19:00Z">
                    <w:r w:rsidRPr="00297C71" w:rsidDel="004A2A42">
                      <w:rPr>
                        <w:noProof/>
                        <w:lang w:val="en-GB"/>
                      </w:rPr>
                      <w:drawing>
                        <wp:inline distT="0" distB="0" distL="0" distR="0" wp14:anchorId="13B42C49" wp14:editId="4D32A950">
                          <wp:extent cx="2223820" cy="491309"/>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2223820" cy="491309"/>
                                  </a:xfrm>
                                  <a:prstGeom prst="rect">
                                    <a:avLst/>
                                  </a:prstGeom>
                                </pic:spPr>
                              </pic:pic>
                            </a:graphicData>
                          </a:graphic>
                        </wp:inline>
                      </w:drawing>
                    </w:r>
                  </w:del>
                </w:p>
                <w:p w14:paraId="3C1F56C8" w14:textId="7F9878D3" w:rsidR="00833608" w:rsidRPr="00297C71" w:rsidDel="007740B1" w:rsidRDefault="00693A06" w:rsidP="001072B4">
                  <w:pPr>
                    <w:spacing w:line="360" w:lineRule="auto"/>
                    <w:rPr>
                      <w:del w:id="378" w:author="Sergio Castellanos Arciniega" w:date="2021-06-22T11:31:00Z"/>
                      <w:rFonts w:ascii="Mark Pro" w:eastAsia="思源黑体" w:hAnsi="Mark Pro"/>
                      <w:color w:val="595959" w:themeColor="text1" w:themeTint="A6"/>
                      <w:kern w:val="28"/>
                      <w:lang w:val="en-GB"/>
                    </w:rPr>
                  </w:pPr>
                  <w:del w:id="379" w:author="Sergio Castellanos Arciniega" w:date="2021-06-22T11:19:00Z">
                    <w:r w:rsidRPr="00297C71" w:rsidDel="004A2A42">
                      <w:rPr>
                        <w:rFonts w:ascii="Mark Pro" w:eastAsia="思源黑体" w:hAnsi="Mark Pro"/>
                        <w:color w:val="595959" w:themeColor="text1" w:themeTint="A6"/>
                        <w:kern w:val="28"/>
                        <w:lang w:val="en-GB"/>
                      </w:rPr>
                      <w:delText xml:space="preserve">This code block will be used in an example below – it does the opposite of speech recognition: </w:delText>
                    </w:r>
                    <w:r w:rsidR="1555A99E" w:rsidRPr="00297C71" w:rsidDel="004A2A42">
                      <w:rPr>
                        <w:rFonts w:ascii="Mark Pro" w:eastAsia="思源黑体" w:hAnsi="Mark Pro"/>
                        <w:color w:val="595959" w:themeColor="text1" w:themeTint="A6"/>
                        <w:kern w:val="28"/>
                        <w:lang w:val="en-GB"/>
                      </w:rPr>
                      <w:delText>w</w:delText>
                    </w:r>
                    <w:r w:rsidRPr="00297C71" w:rsidDel="004A2A42">
                      <w:rPr>
                        <w:rFonts w:ascii="Mark Pro" w:eastAsia="思源黑体" w:hAnsi="Mark Pro"/>
                        <w:color w:val="595959" w:themeColor="text1" w:themeTint="A6"/>
                        <w:kern w:val="28"/>
                        <w:lang w:val="en-GB"/>
                      </w:rPr>
                      <w:delText>ith this block you can make the CyberPi/mBot2 read out loud a text provided. Here the text is transferred to the cloud service, and the audio file synthesized is sen</w:delText>
                    </w:r>
                    <w:r w:rsidR="38549883" w:rsidRPr="00297C71" w:rsidDel="004A2A42">
                      <w:rPr>
                        <w:rFonts w:ascii="Mark Pro" w:eastAsia="思源黑体" w:hAnsi="Mark Pro"/>
                        <w:color w:val="595959" w:themeColor="text1" w:themeTint="A6"/>
                        <w:kern w:val="28"/>
                        <w:lang w:val="en-GB"/>
                      </w:rPr>
                      <w:delText>t</w:delText>
                    </w:r>
                    <w:r w:rsidRPr="00297C71" w:rsidDel="004A2A42">
                      <w:rPr>
                        <w:rFonts w:ascii="Mark Pro" w:eastAsia="思源黑体" w:hAnsi="Mark Pro"/>
                        <w:color w:val="595959" w:themeColor="text1" w:themeTint="A6"/>
                        <w:kern w:val="28"/>
                        <w:lang w:val="en-GB"/>
                      </w:rPr>
                      <w:delText xml:space="preserve"> back. It has an auto-detection on the language used, so the spoken language should be the same as the text uses.</w:delText>
                    </w:r>
                  </w:del>
                </w:p>
              </w:tc>
            </w:tr>
            <w:tr w:rsidR="00833608" w:rsidRPr="00297C71" w:rsidDel="007740B1" w14:paraId="7CBE6E21" w14:textId="7AB9671D" w:rsidTr="0056130C">
              <w:trPr>
                <w:del w:id="380" w:author="Sergio Castellanos Arciniega" w:date="2021-06-22T11:31:00Z"/>
              </w:trPr>
              <w:tc>
                <w:tcPr>
                  <w:tcW w:w="10103" w:type="dxa"/>
                </w:tcPr>
                <w:p w14:paraId="57BEAC1E" w14:textId="192D83DB" w:rsidR="00833608" w:rsidRPr="00297C71" w:rsidDel="004A2A42" w:rsidRDefault="00833608" w:rsidP="00833608">
                  <w:pPr>
                    <w:spacing w:line="360" w:lineRule="auto"/>
                    <w:rPr>
                      <w:del w:id="381" w:author="Sergio Castellanos Arciniega" w:date="2021-06-22T11:19:00Z"/>
                      <w:rFonts w:ascii="Mark Pro Medium" w:eastAsia="思源黑体" w:hAnsi="Mark Pro Medium"/>
                      <w:b/>
                      <w:bCs/>
                      <w:color w:val="595959" w:themeColor="text1" w:themeTint="A6"/>
                      <w:kern w:val="28"/>
                      <w:lang w:val="en-GB"/>
                    </w:rPr>
                  </w:pPr>
                  <w:del w:id="382" w:author="Sergio Castellanos Arciniega" w:date="2021-06-22T11:19:00Z">
                    <w:r w:rsidRPr="00297C71" w:rsidDel="004A2A42">
                      <w:rPr>
                        <w:rFonts w:ascii="Mark Pro Medium" w:eastAsia="思源黑体" w:hAnsi="Mark Pro Medium"/>
                        <w:b/>
                        <w:bCs/>
                        <w:color w:val="595959" w:themeColor="text1" w:themeTint="A6"/>
                        <w:kern w:val="28"/>
                        <w:lang w:val="en-GB"/>
                      </w:rPr>
                      <w:delText>Code block:</w:delText>
                    </w:r>
                  </w:del>
                </w:p>
                <w:p w14:paraId="12C7757A" w14:textId="1A872BCB" w:rsidR="001072B4" w:rsidRPr="00297C71" w:rsidDel="004A2A42" w:rsidRDefault="001072B4" w:rsidP="001072B4">
                  <w:pPr>
                    <w:spacing w:line="360" w:lineRule="auto"/>
                    <w:rPr>
                      <w:del w:id="383" w:author="Sergio Castellanos Arciniega" w:date="2021-06-22T11:19:00Z"/>
                      <w:rFonts w:ascii="Mark Pro" w:eastAsia="思源黑体" w:hAnsi="Mark Pro"/>
                      <w:color w:val="595959" w:themeColor="text1" w:themeTint="A6"/>
                      <w:kern w:val="28"/>
                      <w:lang w:val="en-GB"/>
                    </w:rPr>
                  </w:pPr>
                  <w:del w:id="384" w:author="Sergio Castellanos Arciniega" w:date="2021-06-22T11:19:00Z">
                    <w:r w:rsidRPr="00297C71" w:rsidDel="004A2A42">
                      <w:rPr>
                        <w:rFonts w:ascii="Mark Pro" w:eastAsia="思源黑体" w:hAnsi="Mark Pro"/>
                        <w:color w:val="595959" w:themeColor="text1" w:themeTint="A6"/>
                        <w:kern w:val="28"/>
                        <w:lang w:val="en-GB"/>
                      </w:rPr>
                      <w:delText>Speech recognition is available in 12 different languages</w:delText>
                    </w:r>
                    <w:r w:rsidR="53E12340" w:rsidRPr="00297C71" w:rsidDel="004A2A42">
                      <w:rPr>
                        <w:rFonts w:ascii="Mark Pro" w:eastAsia="思源黑体" w:hAnsi="Mark Pro"/>
                        <w:color w:val="595959" w:themeColor="text1" w:themeTint="A6"/>
                        <w:kern w:val="28"/>
                        <w:lang w:val="en-GB"/>
                      </w:rPr>
                      <w:delText>.</w:delText>
                    </w:r>
                    <w:r w:rsidRPr="00297C71" w:rsidDel="004A2A42">
                      <w:rPr>
                        <w:rFonts w:ascii="Mark Pro" w:eastAsia="思源黑体" w:hAnsi="Mark Pro"/>
                        <w:color w:val="595959" w:themeColor="text1" w:themeTint="A6"/>
                        <w:kern w:val="28"/>
                        <w:lang w:val="en-GB"/>
                      </w:rPr>
                      <w:delText xml:space="preserve"> If your native language is not supported, maybe you can use English.</w:delText>
                    </w:r>
                    <w:r w:rsidR="003A1AF1" w:rsidRPr="00297C71" w:rsidDel="004A2A42">
                      <w:rPr>
                        <w:rFonts w:ascii="Mark Pro" w:eastAsia="思源黑体" w:hAnsi="Mark Pro"/>
                        <w:color w:val="595959" w:themeColor="text1" w:themeTint="A6"/>
                        <w:kern w:val="28"/>
                        <w:lang w:val="en-GB"/>
                      </w:rPr>
                      <w:delText xml:space="preserve"> </w:delText>
                    </w:r>
                    <w:r w:rsidRPr="00297C71" w:rsidDel="004A2A42">
                      <w:rPr>
                        <w:rFonts w:ascii="Mark Pro" w:eastAsia="思源黑体" w:hAnsi="Mark Pro"/>
                        <w:color w:val="595959" w:themeColor="text1" w:themeTint="A6"/>
                        <w:kern w:val="28"/>
                        <w:lang w:val="en-GB"/>
                      </w:rPr>
                      <w:delText>This code block starts an audio recording for the specifi</w:delText>
                    </w:r>
                    <w:r w:rsidR="0D4E3407" w:rsidRPr="00297C71" w:rsidDel="004A2A42">
                      <w:rPr>
                        <w:rFonts w:ascii="Mark Pro" w:eastAsia="思源黑体" w:hAnsi="Mark Pro"/>
                        <w:color w:val="595959" w:themeColor="text1" w:themeTint="A6"/>
                        <w:kern w:val="28"/>
                        <w:lang w:val="en-GB"/>
                      </w:rPr>
                      <w:delText>c</w:delText>
                    </w:r>
                    <w:r w:rsidRPr="00297C71" w:rsidDel="004A2A42">
                      <w:rPr>
                        <w:rFonts w:ascii="Mark Pro" w:eastAsia="思源黑体" w:hAnsi="Mark Pro"/>
                        <w:color w:val="595959" w:themeColor="text1" w:themeTint="A6"/>
                        <w:kern w:val="28"/>
                        <w:lang w:val="en-GB"/>
                      </w:rPr>
                      <w:delText xml:space="preserve"> time and sends it to the cloud service for detection. For the results, you need the following code block</w:delText>
                    </w:r>
                    <w:r w:rsidR="2FD1A81F" w:rsidRPr="00297C71" w:rsidDel="004A2A42">
                      <w:rPr>
                        <w:rFonts w:ascii="Mark Pro" w:eastAsia="思源黑体" w:hAnsi="Mark Pro"/>
                        <w:color w:val="595959" w:themeColor="text1" w:themeTint="A6"/>
                        <w:kern w:val="28"/>
                        <w:lang w:val="en-GB"/>
                      </w:rPr>
                      <w:delText>:</w:delText>
                    </w:r>
                  </w:del>
                </w:p>
                <w:p w14:paraId="3AC0425B" w14:textId="633EC932" w:rsidR="00833608" w:rsidRPr="00297C71" w:rsidDel="007740B1" w:rsidRDefault="00833608" w:rsidP="006C557A">
                  <w:pPr>
                    <w:spacing w:line="360" w:lineRule="auto"/>
                    <w:jc w:val="center"/>
                    <w:rPr>
                      <w:del w:id="385" w:author="Sergio Castellanos Arciniega" w:date="2021-06-22T11:31:00Z"/>
                      <w:rFonts w:ascii="Mark Pro" w:eastAsia="思源黑体" w:hAnsi="Mark Pro"/>
                      <w:color w:val="595959" w:themeColor="text1" w:themeTint="A6"/>
                      <w:kern w:val="28"/>
                      <w:lang w:val="en-GB"/>
                    </w:rPr>
                  </w:pPr>
                  <w:del w:id="386" w:author="Sergio Castellanos Arciniega" w:date="2021-06-22T11:19:00Z">
                    <w:r w:rsidRPr="00297C71" w:rsidDel="004A2A42">
                      <w:rPr>
                        <w:noProof/>
                        <w:lang w:val="en-GB"/>
                      </w:rPr>
                      <w:drawing>
                        <wp:inline distT="0" distB="0" distL="0" distR="0" wp14:anchorId="44EB16F3" wp14:editId="0E14AE15">
                          <wp:extent cx="2721254" cy="52358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29">
                                    <a:extLst>
                                      <a:ext uri="{28A0092B-C50C-407E-A947-70E740481C1C}">
                                        <a14:useLocalDpi xmlns:a14="http://schemas.microsoft.com/office/drawing/2010/main" val="0"/>
                                      </a:ext>
                                    </a:extLst>
                                  </a:blip>
                                  <a:stretch>
                                    <a:fillRect/>
                                  </a:stretch>
                                </pic:blipFill>
                                <pic:spPr>
                                  <a:xfrm>
                                    <a:off x="0" y="0"/>
                                    <a:ext cx="2721254" cy="523584"/>
                                  </a:xfrm>
                                  <a:prstGeom prst="rect">
                                    <a:avLst/>
                                  </a:prstGeom>
                                </pic:spPr>
                              </pic:pic>
                            </a:graphicData>
                          </a:graphic>
                        </wp:inline>
                      </w:drawing>
                    </w:r>
                  </w:del>
                </w:p>
              </w:tc>
            </w:tr>
            <w:tr w:rsidR="006C557A" w:rsidRPr="00297C71" w:rsidDel="007740B1" w14:paraId="1700DA8B" w14:textId="1AE926FA" w:rsidTr="0056130C">
              <w:trPr>
                <w:del w:id="387" w:author="Sergio Castellanos Arciniega" w:date="2021-06-22T11:31:00Z"/>
              </w:trPr>
              <w:tc>
                <w:tcPr>
                  <w:tcW w:w="10103" w:type="dxa"/>
                </w:tcPr>
                <w:p w14:paraId="47B3CF5F" w14:textId="314BC270" w:rsidR="006C557A" w:rsidRPr="00297C71" w:rsidDel="004A2A42" w:rsidRDefault="006C557A" w:rsidP="006C557A">
                  <w:pPr>
                    <w:spacing w:line="360" w:lineRule="auto"/>
                    <w:rPr>
                      <w:del w:id="388" w:author="Sergio Castellanos Arciniega" w:date="2021-06-22T11:19:00Z"/>
                      <w:rFonts w:ascii="Mark Pro Medium" w:eastAsia="思源黑体" w:hAnsi="Mark Pro Medium"/>
                      <w:b/>
                      <w:bCs/>
                      <w:color w:val="595959" w:themeColor="text1" w:themeTint="A6"/>
                      <w:kern w:val="28"/>
                      <w:lang w:val="en-GB"/>
                    </w:rPr>
                  </w:pPr>
                  <w:del w:id="389" w:author="Sergio Castellanos Arciniega" w:date="2021-06-22T11:19:00Z">
                    <w:r w:rsidRPr="00297C71" w:rsidDel="004A2A42">
                      <w:rPr>
                        <w:rFonts w:ascii="Mark Pro Medium" w:eastAsia="思源黑体" w:hAnsi="Mark Pro Medium"/>
                        <w:b/>
                        <w:bCs/>
                        <w:color w:val="595959" w:themeColor="text1" w:themeTint="A6"/>
                        <w:kern w:val="28"/>
                        <w:lang w:val="en-GB"/>
                      </w:rPr>
                      <w:delText>Code block:</w:delText>
                    </w:r>
                  </w:del>
                </w:p>
                <w:p w14:paraId="77EF7D51" w14:textId="5E484A9F" w:rsidR="006C557A" w:rsidRPr="00297C71" w:rsidDel="004A2A42" w:rsidRDefault="000E6860" w:rsidP="003A1AF1">
                  <w:pPr>
                    <w:jc w:val="center"/>
                    <w:rPr>
                      <w:del w:id="390" w:author="Sergio Castellanos Arciniega" w:date="2021-06-22T11:19:00Z"/>
                      <w:rFonts w:ascii="Mark Pro Medium" w:eastAsia="思源黑体" w:hAnsi="Mark Pro Medium"/>
                      <w:b/>
                      <w:bCs/>
                      <w:color w:val="595959" w:themeColor="text1" w:themeTint="A6"/>
                      <w:kern w:val="28"/>
                      <w:lang w:val="en-GB"/>
                    </w:rPr>
                  </w:pPr>
                  <w:del w:id="391" w:author="Sergio Castellanos Arciniega" w:date="2021-06-22T11:19:00Z">
                    <w:r w:rsidRPr="00297C71" w:rsidDel="004A2A42">
                      <w:rPr>
                        <w:noProof/>
                        <w:lang w:val="en-GB"/>
                      </w:rPr>
                      <w:drawing>
                        <wp:inline distT="0" distB="0" distL="0" distR="0" wp14:anchorId="5C1B2F07" wp14:editId="7F054D23">
                          <wp:extent cx="2289657" cy="448952"/>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8"/>
                                  <pic:cNvPicPr/>
                                </pic:nvPicPr>
                                <pic:blipFill>
                                  <a:blip r:embed="rId30">
                                    <a:extLst>
                                      <a:ext uri="{28A0092B-C50C-407E-A947-70E740481C1C}">
                                        <a14:useLocalDpi xmlns:a14="http://schemas.microsoft.com/office/drawing/2010/main" val="0"/>
                                      </a:ext>
                                    </a:extLst>
                                  </a:blip>
                                  <a:stretch>
                                    <a:fillRect/>
                                  </a:stretch>
                                </pic:blipFill>
                                <pic:spPr>
                                  <a:xfrm>
                                    <a:off x="0" y="0"/>
                                    <a:ext cx="2289657" cy="448952"/>
                                  </a:xfrm>
                                  <a:prstGeom prst="rect">
                                    <a:avLst/>
                                  </a:prstGeom>
                                </pic:spPr>
                              </pic:pic>
                            </a:graphicData>
                          </a:graphic>
                        </wp:inline>
                      </w:drawing>
                    </w:r>
                  </w:del>
                </w:p>
                <w:p w14:paraId="22224013" w14:textId="35B5CF94" w:rsidR="000E6860" w:rsidRPr="00C165FB" w:rsidDel="007740B1" w:rsidRDefault="00492F28" w:rsidP="00BF1C7F">
                  <w:pPr>
                    <w:spacing w:line="360" w:lineRule="auto"/>
                    <w:rPr>
                      <w:del w:id="392" w:author="Sergio Castellanos Arciniega" w:date="2021-06-22T11:31:00Z"/>
                      <w:rFonts w:ascii="Mark Pro" w:eastAsia="思源黑体" w:hAnsi="Mark Pro"/>
                      <w:color w:val="595959" w:themeColor="text1" w:themeTint="A6"/>
                      <w:kern w:val="28"/>
                      <w:lang w:val="en-GB"/>
                      <w:rPrChange w:id="393" w:author="Sergio Castellanos Arciniega" w:date="2021-06-21T17:27:00Z">
                        <w:rPr>
                          <w:del w:id="394" w:author="Sergio Castellanos Arciniega" w:date="2021-06-22T11:31:00Z"/>
                          <w:rFonts w:ascii="Mark Pro Medium" w:eastAsia="思源黑体" w:hAnsi="Mark Pro Medium"/>
                          <w:color w:val="595959" w:themeColor="text1" w:themeTint="A6"/>
                          <w:kern w:val="28"/>
                          <w:lang w:val="en-GB"/>
                        </w:rPr>
                      </w:rPrChange>
                    </w:rPr>
                  </w:pPr>
                  <w:del w:id="395" w:author="Sergio Castellanos Arciniega" w:date="2021-06-22T11:19:00Z">
                    <w:r w:rsidRPr="00C165FB" w:rsidDel="004A2A42">
                      <w:rPr>
                        <w:rFonts w:ascii="Mark Pro" w:eastAsia="思源黑体" w:hAnsi="Mark Pro"/>
                        <w:color w:val="595959" w:themeColor="text1" w:themeTint="A6"/>
                        <w:kern w:val="28"/>
                        <w:lang w:val="en-GB"/>
                        <w:rPrChange w:id="396" w:author="Sergio Castellanos Arciniega" w:date="2021-06-21T17:27:00Z">
                          <w:rPr>
                            <w:rFonts w:ascii="Mark Pro Medium" w:eastAsia="思源黑体" w:hAnsi="Mark Pro Medium"/>
                            <w:color w:val="595959" w:themeColor="text1" w:themeTint="A6"/>
                            <w:kern w:val="28"/>
                            <w:lang w:val="en-GB"/>
                          </w:rPr>
                        </w:rPrChange>
                      </w:rPr>
                      <w:delText>The results from the speech recognition can be accessed through this reporter block. You can save the result to a variable, in case you need to re-use it, or display it on the screen or process further with some analysis (like “does the text contain the word ‘yes’?”).</w:delText>
                    </w:r>
                  </w:del>
                </w:p>
              </w:tc>
            </w:tr>
            <w:tr w:rsidR="00BF1C7F" w:rsidRPr="00297C71" w:rsidDel="007740B1" w14:paraId="0E116506" w14:textId="0BCCA039" w:rsidTr="0056130C">
              <w:trPr>
                <w:del w:id="397" w:author="Sergio Castellanos Arciniega" w:date="2021-06-22T11:31:00Z"/>
              </w:trPr>
              <w:tc>
                <w:tcPr>
                  <w:tcW w:w="10103" w:type="dxa"/>
                </w:tcPr>
                <w:p w14:paraId="5D889569" w14:textId="11BFC899" w:rsidR="00BF1C7F" w:rsidRPr="00297C71" w:rsidDel="004A2A42" w:rsidRDefault="00BF1C7F" w:rsidP="00BF1C7F">
                  <w:pPr>
                    <w:spacing w:line="360" w:lineRule="auto"/>
                    <w:rPr>
                      <w:del w:id="398" w:author="Sergio Castellanos Arciniega" w:date="2021-06-22T11:19:00Z"/>
                      <w:rFonts w:ascii="Mark Pro Medium" w:eastAsia="思源黑体" w:hAnsi="Mark Pro Medium"/>
                      <w:b/>
                      <w:bCs/>
                      <w:color w:val="595959" w:themeColor="text1" w:themeTint="A6"/>
                      <w:kern w:val="28"/>
                      <w:lang w:val="en-GB"/>
                    </w:rPr>
                  </w:pPr>
                  <w:del w:id="399" w:author="Sergio Castellanos Arciniega" w:date="2021-06-22T11:19:00Z">
                    <w:r w:rsidRPr="00297C71" w:rsidDel="004A2A42">
                      <w:rPr>
                        <w:rFonts w:ascii="Mark Pro Medium" w:eastAsia="思源黑体" w:hAnsi="Mark Pro Medium"/>
                        <w:b/>
                        <w:bCs/>
                        <w:color w:val="595959" w:themeColor="text1" w:themeTint="A6"/>
                        <w:kern w:val="28"/>
                        <w:lang w:val="en-GB"/>
                      </w:rPr>
                      <w:delText>Code block:</w:delText>
                    </w:r>
                  </w:del>
                </w:p>
                <w:p w14:paraId="68A5FC28" w14:textId="2FD1E47F" w:rsidR="00336C9B" w:rsidRPr="00297C71" w:rsidDel="004A2A42" w:rsidRDefault="00336C9B" w:rsidP="003A1AF1">
                  <w:pPr>
                    <w:jc w:val="center"/>
                    <w:rPr>
                      <w:del w:id="400" w:author="Sergio Castellanos Arciniega" w:date="2021-06-22T11:19:00Z"/>
                      <w:rFonts w:ascii="Mark Pro Medium" w:eastAsia="思源黑体" w:hAnsi="Mark Pro Medium"/>
                      <w:color w:val="595959" w:themeColor="text1" w:themeTint="A6"/>
                      <w:kern w:val="28"/>
                      <w:lang w:val="en-GB"/>
                    </w:rPr>
                  </w:pPr>
                  <w:del w:id="401" w:author="Sergio Castellanos Arciniega" w:date="2021-06-22T11:19:00Z">
                    <w:r w:rsidRPr="00297C71" w:rsidDel="004A2A42">
                      <w:rPr>
                        <w:noProof/>
                        <w:lang w:val="en-GB"/>
                      </w:rPr>
                      <w:drawing>
                        <wp:inline distT="0" distB="0" distL="0" distR="0" wp14:anchorId="1941A71E" wp14:editId="2B2A0936">
                          <wp:extent cx="2874873" cy="445717"/>
                          <wp:effectExtent l="0" t="0" r="0" b="0"/>
                          <wp:docPr id="29" name="Grafik 2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9"/>
                                  <pic:cNvPicPr/>
                                </pic:nvPicPr>
                                <pic:blipFill>
                                  <a:blip r:embed="rId31">
                                    <a:extLst>
                                      <a:ext uri="{28A0092B-C50C-407E-A947-70E740481C1C}">
                                        <a14:useLocalDpi xmlns:a14="http://schemas.microsoft.com/office/drawing/2010/main" val="0"/>
                                      </a:ext>
                                    </a:extLst>
                                  </a:blip>
                                  <a:stretch>
                                    <a:fillRect/>
                                  </a:stretch>
                                </pic:blipFill>
                                <pic:spPr>
                                  <a:xfrm>
                                    <a:off x="0" y="0"/>
                                    <a:ext cx="2874873" cy="445717"/>
                                  </a:xfrm>
                                  <a:prstGeom prst="rect">
                                    <a:avLst/>
                                  </a:prstGeom>
                                </pic:spPr>
                              </pic:pic>
                            </a:graphicData>
                          </a:graphic>
                        </wp:inline>
                      </w:drawing>
                    </w:r>
                  </w:del>
                </w:p>
                <w:p w14:paraId="085689D0" w14:textId="19A2EE50" w:rsidR="00FB4D31" w:rsidRPr="00C165FB" w:rsidDel="004A2A42" w:rsidRDefault="00FB4D31" w:rsidP="00FB4D31">
                  <w:pPr>
                    <w:spacing w:line="360" w:lineRule="auto"/>
                    <w:rPr>
                      <w:del w:id="402" w:author="Sergio Castellanos Arciniega" w:date="2021-06-22T11:19:00Z"/>
                      <w:rFonts w:ascii="Mark Pro" w:eastAsia="思源黑体" w:hAnsi="Mark Pro"/>
                      <w:color w:val="595959" w:themeColor="text1" w:themeTint="A6"/>
                      <w:kern w:val="28"/>
                      <w:lang w:val="en-GB"/>
                      <w:rPrChange w:id="403" w:author="Sergio Castellanos Arciniega" w:date="2021-06-21T17:27:00Z">
                        <w:rPr>
                          <w:del w:id="404" w:author="Sergio Castellanos Arciniega" w:date="2021-06-22T11:19:00Z"/>
                          <w:rFonts w:ascii="Mark Pro Medium" w:eastAsia="思源黑体" w:hAnsi="Mark Pro Medium"/>
                          <w:color w:val="595959" w:themeColor="text1" w:themeTint="A6"/>
                          <w:kern w:val="28"/>
                          <w:lang w:val="en-GB"/>
                        </w:rPr>
                      </w:rPrChange>
                    </w:rPr>
                  </w:pPr>
                  <w:del w:id="405" w:author="Sergio Castellanos Arciniega" w:date="2021-06-22T11:19:00Z">
                    <w:r w:rsidRPr="00C165FB" w:rsidDel="004A2A42">
                      <w:rPr>
                        <w:rFonts w:ascii="Mark Pro" w:eastAsia="思源黑体" w:hAnsi="Mark Pro"/>
                        <w:color w:val="595959" w:themeColor="text1" w:themeTint="A6"/>
                        <w:kern w:val="28"/>
                        <w:lang w:val="en-GB"/>
                        <w:rPrChange w:id="406" w:author="Sergio Castellanos Arciniega" w:date="2021-06-21T17:27:00Z">
                          <w:rPr>
                            <w:rFonts w:ascii="Mark Pro Medium" w:eastAsia="思源黑体" w:hAnsi="Mark Pro Medium"/>
                            <w:color w:val="595959" w:themeColor="text1" w:themeTint="A6"/>
                            <w:kern w:val="28"/>
                            <w:lang w:val="en-GB"/>
                          </w:rPr>
                        </w:rPrChange>
                      </w:rPr>
                      <w:delText xml:space="preserve">The AI features even allow for language translation of texts. This code block is a reporter block that allows you to translate the text provided into a (supported) language of your choice. You could use this block together with the previous ones and the knowledge you gained from previous activities and build a voice-operated translator: </w:delText>
                    </w:r>
                    <w:r w:rsidR="25F7A067" w:rsidRPr="00C165FB" w:rsidDel="004A2A42">
                      <w:rPr>
                        <w:rFonts w:ascii="Mark Pro" w:eastAsia="思源黑体" w:hAnsi="Mark Pro"/>
                        <w:color w:val="595959" w:themeColor="text1" w:themeTint="A6"/>
                        <w:kern w:val="28"/>
                        <w:lang w:val="en-GB"/>
                        <w:rPrChange w:id="407" w:author="Sergio Castellanos Arciniega" w:date="2021-06-21T17:27:00Z">
                          <w:rPr>
                            <w:rFonts w:ascii="Mark Pro Medium" w:eastAsia="思源黑体" w:hAnsi="Mark Pro Medium"/>
                            <w:color w:val="595959" w:themeColor="text1" w:themeTint="A6"/>
                            <w:kern w:val="28"/>
                            <w:lang w:val="en-GB"/>
                          </w:rPr>
                        </w:rPrChange>
                      </w:rPr>
                      <w:delText>p</w:delText>
                    </w:r>
                    <w:r w:rsidRPr="00C165FB" w:rsidDel="004A2A42">
                      <w:rPr>
                        <w:rFonts w:ascii="Mark Pro" w:eastAsia="思源黑体" w:hAnsi="Mark Pro"/>
                        <w:color w:val="595959" w:themeColor="text1" w:themeTint="A6"/>
                        <w:kern w:val="28"/>
                        <w:lang w:val="en-GB"/>
                        <w:rPrChange w:id="408" w:author="Sergio Castellanos Arciniega" w:date="2021-06-21T17:27:00Z">
                          <w:rPr>
                            <w:rFonts w:ascii="Mark Pro Medium" w:eastAsia="思源黑体" w:hAnsi="Mark Pro Medium"/>
                            <w:color w:val="595959" w:themeColor="text1" w:themeTint="A6"/>
                            <w:kern w:val="28"/>
                            <w:lang w:val="en-GB"/>
                          </w:rPr>
                        </w:rPrChange>
                      </w:rPr>
                      <w:delText xml:space="preserve">ress a button and translate 5 seconds of speech to a foreign language…you could even try different ones and test your foreign language skills </w:delText>
                    </w:r>
                    <w:r w:rsidRPr="00C165FB" w:rsidDel="004A2A42">
                      <w:rPr>
                        <w:rFonts w:ascii="Segoe UI Emoji" w:eastAsia="Segoe UI Emoji" w:hAnsi="Segoe UI Emoji" w:cs="Segoe UI Emoji"/>
                        <w:lang w:val="en-GB"/>
                      </w:rPr>
                      <w:delText>😉</w:delText>
                    </w:r>
                    <w:r w:rsidRPr="00C165FB" w:rsidDel="004A2A42">
                      <w:rPr>
                        <w:rFonts w:ascii="Mark Pro" w:eastAsia="思源黑体" w:hAnsi="Mark Pro"/>
                        <w:color w:val="595959" w:themeColor="text1" w:themeTint="A6"/>
                        <w:kern w:val="28"/>
                        <w:lang w:val="en-GB"/>
                        <w:rPrChange w:id="409" w:author="Sergio Castellanos Arciniega" w:date="2021-06-21T17:27:00Z">
                          <w:rPr>
                            <w:rFonts w:ascii="Mark Pro Medium" w:eastAsia="思源黑体" w:hAnsi="Mark Pro Medium"/>
                            <w:color w:val="595959" w:themeColor="text1" w:themeTint="A6"/>
                            <w:kern w:val="28"/>
                            <w:lang w:val="en-GB"/>
                          </w:rPr>
                        </w:rPrChange>
                      </w:rPr>
                      <w:delText>.</w:delText>
                    </w:r>
                  </w:del>
                </w:p>
                <w:p w14:paraId="5BC0C9FA" w14:textId="7D88FFDC" w:rsidR="00BF1C7F" w:rsidRPr="00297C71" w:rsidDel="007740B1" w:rsidRDefault="00BF1C7F" w:rsidP="006C557A">
                  <w:pPr>
                    <w:spacing w:line="360" w:lineRule="auto"/>
                    <w:rPr>
                      <w:del w:id="410" w:author="Sergio Castellanos Arciniega" w:date="2021-06-22T11:31:00Z"/>
                      <w:rFonts w:ascii="Mark Pro Medium" w:eastAsia="思源黑体" w:hAnsi="Mark Pro Medium"/>
                      <w:b/>
                      <w:bCs/>
                      <w:color w:val="595959" w:themeColor="text1" w:themeTint="A6"/>
                      <w:kern w:val="28"/>
                      <w:lang w:val="en-GB"/>
                    </w:rPr>
                  </w:pPr>
                </w:p>
              </w:tc>
            </w:tr>
            <w:tr w:rsidR="003E5BBF" w:rsidRPr="00297C71" w:rsidDel="007740B1" w14:paraId="53C7A777" w14:textId="1448FAE8" w:rsidTr="0056130C">
              <w:trPr>
                <w:del w:id="411" w:author="Sergio Castellanos Arciniega" w:date="2021-06-22T11:31:00Z"/>
              </w:trPr>
              <w:tc>
                <w:tcPr>
                  <w:tcW w:w="10103" w:type="dxa"/>
                </w:tcPr>
                <w:p w14:paraId="2D90634C" w14:textId="442B6394" w:rsidR="003E236B" w:rsidRPr="00297C71" w:rsidDel="007740B1" w:rsidRDefault="003E236B" w:rsidP="003E5BBF">
                  <w:pPr>
                    <w:spacing w:line="360" w:lineRule="auto"/>
                    <w:rPr>
                      <w:del w:id="412" w:author="Sergio Castellanos Arciniega" w:date="2021-06-22T11:31:00Z"/>
                      <w:rFonts w:ascii="Mark Pro Medium" w:eastAsia="思源黑体" w:hAnsi="Mark Pro Medium"/>
                      <w:color w:val="595959" w:themeColor="text1" w:themeTint="A6"/>
                      <w:kern w:val="28"/>
                      <w:lang w:val="en-GB"/>
                    </w:rPr>
                  </w:pPr>
                </w:p>
                <w:p w14:paraId="06987528" w14:textId="44B2FF44" w:rsidR="003E5BBF" w:rsidRPr="00C165FB" w:rsidDel="007740B1" w:rsidRDefault="003E5BBF" w:rsidP="003E5BBF">
                  <w:pPr>
                    <w:spacing w:line="360" w:lineRule="auto"/>
                    <w:rPr>
                      <w:del w:id="413" w:author="Sergio Castellanos Arciniega" w:date="2021-06-22T11:24:00Z"/>
                      <w:rFonts w:ascii="Mark Pro" w:eastAsia="思源黑体" w:hAnsi="Mark Pro"/>
                      <w:color w:val="595959" w:themeColor="text1" w:themeTint="A6"/>
                      <w:kern w:val="28"/>
                      <w:lang w:val="en-GB"/>
                      <w:rPrChange w:id="414" w:author="Sergio Castellanos Arciniega" w:date="2021-06-21T17:28:00Z">
                        <w:rPr>
                          <w:del w:id="415" w:author="Sergio Castellanos Arciniega" w:date="2021-06-22T11:24:00Z"/>
                          <w:rFonts w:ascii="Mark Pro Medium" w:eastAsia="思源黑体" w:hAnsi="Mark Pro Medium"/>
                          <w:color w:val="595959" w:themeColor="text1" w:themeTint="A6"/>
                          <w:kern w:val="28"/>
                          <w:lang w:val="en-GB"/>
                        </w:rPr>
                      </w:rPrChange>
                    </w:rPr>
                  </w:pPr>
                  <w:del w:id="416" w:author="Sergio Castellanos Arciniega" w:date="2021-06-22T11:24:00Z">
                    <w:r w:rsidRPr="00C165FB" w:rsidDel="007740B1">
                      <w:rPr>
                        <w:rFonts w:ascii="Mark Pro" w:eastAsia="思源黑体" w:hAnsi="Mark Pro"/>
                        <w:color w:val="595959" w:themeColor="text1" w:themeTint="A6"/>
                        <w:kern w:val="28"/>
                        <w:lang w:val="en-GB"/>
                        <w:rPrChange w:id="417" w:author="Sergio Castellanos Arciniega" w:date="2021-06-21T17:28:00Z">
                          <w:rPr>
                            <w:rFonts w:ascii="Mark Pro Medium" w:eastAsia="思源黑体" w:hAnsi="Mark Pro Medium"/>
                            <w:color w:val="595959" w:themeColor="text1" w:themeTint="A6"/>
                            <w:kern w:val="28"/>
                            <w:lang w:val="en-GB"/>
                          </w:rPr>
                        </w:rPrChange>
                      </w:rPr>
                      <w:delText xml:space="preserve">In the programming example shown here, the mBot2 is programmed so that when you press button </w:delText>
                    </w:r>
                    <w:r w:rsidR="00E06F9E" w:rsidRPr="00C165FB" w:rsidDel="007740B1">
                      <w:rPr>
                        <w:rFonts w:ascii="Mark Pro" w:eastAsia="思源黑体" w:hAnsi="Mark Pro"/>
                        <w:color w:val="595959" w:themeColor="text1" w:themeTint="A6"/>
                        <w:kern w:val="28"/>
                        <w:lang w:val="en-GB"/>
                        <w:rPrChange w:id="418" w:author="Sergio Castellanos Arciniega" w:date="2021-06-21T17:28:00Z">
                          <w:rPr>
                            <w:rFonts w:ascii="Mark Pro Medium" w:eastAsia="思源黑体" w:hAnsi="Mark Pro Medium"/>
                            <w:color w:val="595959" w:themeColor="text1" w:themeTint="A6"/>
                            <w:kern w:val="28"/>
                            <w:lang w:val="en-GB"/>
                          </w:rPr>
                        </w:rPrChange>
                      </w:rPr>
                      <w:delText>B</w:delText>
                    </w:r>
                    <w:r w:rsidRPr="00C165FB" w:rsidDel="007740B1">
                      <w:rPr>
                        <w:rFonts w:ascii="Mark Pro" w:eastAsia="思源黑体" w:hAnsi="Mark Pro"/>
                        <w:color w:val="595959" w:themeColor="text1" w:themeTint="A6"/>
                        <w:kern w:val="28"/>
                        <w:lang w:val="en-GB"/>
                        <w:rPrChange w:id="419" w:author="Sergio Castellanos Arciniega" w:date="2021-06-21T17:28:00Z">
                          <w:rPr>
                            <w:rFonts w:ascii="Mark Pro Medium" w:eastAsia="思源黑体" w:hAnsi="Mark Pro Medium"/>
                            <w:color w:val="595959" w:themeColor="text1" w:themeTint="A6"/>
                            <w:kern w:val="28"/>
                            <w:lang w:val="en-GB"/>
                          </w:rPr>
                        </w:rPrChange>
                      </w:rPr>
                      <w:delText>, the mBot2 recognizes speech for 3 seconds. The result is shown on the CyberPi display and the recognition is spoken.</w:delText>
                    </w:r>
                    <w:r w:rsidR="00E06F9E" w:rsidRPr="00C165FB" w:rsidDel="007740B1">
                      <w:rPr>
                        <w:rFonts w:ascii="Mark Pro" w:eastAsia="思源黑体" w:hAnsi="Mark Pro"/>
                        <w:color w:val="595959" w:themeColor="text1" w:themeTint="A6"/>
                        <w:kern w:val="28"/>
                        <w:lang w:val="en-GB"/>
                        <w:rPrChange w:id="420" w:author="Sergio Castellanos Arciniega" w:date="2021-06-21T17:28:00Z">
                          <w:rPr>
                            <w:rFonts w:ascii="Mark Pro Medium" w:eastAsia="思源黑体" w:hAnsi="Mark Pro Medium"/>
                            <w:color w:val="595959" w:themeColor="text1" w:themeTint="A6"/>
                            <w:kern w:val="28"/>
                            <w:lang w:val="en-GB"/>
                          </w:rPr>
                        </w:rPrChange>
                      </w:rPr>
                      <w:delText xml:space="preserve"> </w:delText>
                    </w:r>
                    <w:r w:rsidRPr="00C165FB" w:rsidDel="007740B1">
                      <w:rPr>
                        <w:rFonts w:ascii="Mark Pro" w:eastAsia="思源黑体" w:hAnsi="Mark Pro"/>
                        <w:color w:val="595959" w:themeColor="text1" w:themeTint="A6"/>
                        <w:kern w:val="28"/>
                        <w:lang w:val="en-GB"/>
                        <w:rPrChange w:id="421" w:author="Sergio Castellanos Arciniega" w:date="2021-06-21T17:28:00Z">
                          <w:rPr>
                            <w:rFonts w:ascii="Mark Pro Medium" w:eastAsia="思源黑体" w:hAnsi="Mark Pro Medium"/>
                            <w:color w:val="595959" w:themeColor="text1" w:themeTint="A6"/>
                            <w:kern w:val="28"/>
                            <w:lang w:val="en-GB"/>
                          </w:rPr>
                        </w:rPrChange>
                      </w:rPr>
                      <w:delText>Recreate the programming code below and test it out. Check what you said and what was “understood” and translated back.</w:delText>
                    </w:r>
                  </w:del>
                </w:p>
                <w:p w14:paraId="21D328BE" w14:textId="1398E77B" w:rsidR="003E5BBF" w:rsidRPr="00C165FB" w:rsidDel="007740B1" w:rsidRDefault="003E5BBF" w:rsidP="003E5BBF">
                  <w:pPr>
                    <w:spacing w:line="360" w:lineRule="auto"/>
                    <w:rPr>
                      <w:del w:id="422" w:author="Sergio Castellanos Arciniega" w:date="2021-06-22T11:24:00Z"/>
                      <w:rFonts w:ascii="Mark Pro" w:eastAsia="思源黑体" w:hAnsi="Mark Pro"/>
                      <w:color w:val="595959" w:themeColor="text1" w:themeTint="A6"/>
                      <w:kern w:val="28"/>
                      <w:lang w:val="en-GB"/>
                      <w:rPrChange w:id="423" w:author="Sergio Castellanos Arciniega" w:date="2021-06-21T17:28:00Z">
                        <w:rPr>
                          <w:del w:id="424" w:author="Sergio Castellanos Arciniega" w:date="2021-06-22T11:24:00Z"/>
                          <w:rFonts w:ascii="Mark Pro Medium" w:eastAsia="思源黑体" w:hAnsi="Mark Pro Medium"/>
                          <w:color w:val="595959" w:themeColor="text1" w:themeTint="A6"/>
                          <w:kern w:val="28"/>
                          <w:lang w:val="en-GB"/>
                        </w:rPr>
                      </w:rPrChange>
                    </w:rPr>
                  </w:pPr>
                  <w:del w:id="425" w:author="Sergio Castellanos Arciniega" w:date="2021-06-22T11:24:00Z">
                    <w:r w:rsidRPr="00C165FB" w:rsidDel="007740B1">
                      <w:rPr>
                        <w:rFonts w:ascii="Mark Pro" w:eastAsia="思源黑体" w:hAnsi="Mark Pro"/>
                        <w:color w:val="595959" w:themeColor="text1" w:themeTint="A6"/>
                        <w:kern w:val="28"/>
                        <w:lang w:val="en-GB"/>
                        <w:rPrChange w:id="426" w:author="Sergio Castellanos Arciniega" w:date="2021-06-21T17:28:00Z">
                          <w:rPr>
                            <w:rFonts w:ascii="Mark Pro Medium" w:eastAsia="思源黑体" w:hAnsi="Mark Pro Medium"/>
                            <w:color w:val="595959" w:themeColor="text1" w:themeTint="A6"/>
                            <w:kern w:val="28"/>
                            <w:lang w:val="en-GB"/>
                          </w:rPr>
                        </w:rPrChange>
                      </w:rPr>
                      <w:delText>Does it work? Then see what else you can do with speech recognition</w:delText>
                    </w:r>
                    <w:r w:rsidR="00087C00" w:rsidRPr="00C165FB" w:rsidDel="007740B1">
                      <w:rPr>
                        <w:rFonts w:ascii="Mark Pro" w:eastAsia="思源黑体" w:hAnsi="Mark Pro"/>
                        <w:color w:val="595959" w:themeColor="text1" w:themeTint="A6"/>
                        <w:kern w:val="28"/>
                        <w:lang w:val="en-GB"/>
                        <w:rPrChange w:id="427" w:author="Sergio Castellanos Arciniega" w:date="2021-06-21T17:28:00Z">
                          <w:rPr>
                            <w:rFonts w:ascii="Mark Pro Medium" w:eastAsia="思源黑体" w:hAnsi="Mark Pro Medium"/>
                            <w:color w:val="595959" w:themeColor="text1" w:themeTint="A6"/>
                            <w:kern w:val="28"/>
                            <w:lang w:val="en-GB"/>
                          </w:rPr>
                        </w:rPrChange>
                      </w:rPr>
                      <w:delText>!</w:delText>
                    </w:r>
                  </w:del>
                </w:p>
                <w:p w14:paraId="0FF56245" w14:textId="4F97F96F" w:rsidR="003E5BBF" w:rsidRPr="00297C71" w:rsidDel="007740B1" w:rsidRDefault="008659EA" w:rsidP="00BF1C7F">
                  <w:pPr>
                    <w:spacing w:line="360" w:lineRule="auto"/>
                    <w:rPr>
                      <w:del w:id="428" w:author="Sergio Castellanos Arciniega" w:date="2021-06-22T11:31:00Z"/>
                      <w:rFonts w:ascii="Mark Pro Medium" w:eastAsia="思源黑体" w:hAnsi="Mark Pro Medium"/>
                      <w:b/>
                      <w:bCs/>
                      <w:color w:val="595959" w:themeColor="text1" w:themeTint="A6"/>
                      <w:kern w:val="28"/>
                      <w:lang w:val="en-GB"/>
                    </w:rPr>
                  </w:pPr>
                  <w:del w:id="429" w:author="Sergio Castellanos Arciniega" w:date="2021-06-22T11:28:00Z">
                    <w:r w:rsidRPr="00297C71" w:rsidDel="007740B1">
                      <w:rPr>
                        <w:noProof/>
                        <w:lang w:val="en-GB"/>
                      </w:rPr>
                      <w:drawing>
                        <wp:inline distT="0" distB="0" distL="0" distR="0" wp14:anchorId="4C18BCAE" wp14:editId="26FFDDE3">
                          <wp:extent cx="2356151" cy="1362075"/>
                          <wp:effectExtent l="0" t="0" r="635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0"/>
                                  <pic:cNvPicPr/>
                                </pic:nvPicPr>
                                <pic:blipFill>
                                  <a:blip r:embed="rId27">
                                    <a:extLst>
                                      <a:ext uri="{28A0092B-C50C-407E-A947-70E740481C1C}">
                                        <a14:useLocalDpi xmlns:a14="http://schemas.microsoft.com/office/drawing/2010/main" val="0"/>
                                      </a:ext>
                                    </a:extLst>
                                  </a:blip>
                                  <a:stretch>
                                    <a:fillRect/>
                                  </a:stretch>
                                </pic:blipFill>
                                <pic:spPr>
                                  <a:xfrm>
                                    <a:off x="0" y="0"/>
                                    <a:ext cx="2356151" cy="1362075"/>
                                  </a:xfrm>
                                  <a:prstGeom prst="rect">
                                    <a:avLst/>
                                  </a:prstGeom>
                                </pic:spPr>
                              </pic:pic>
                            </a:graphicData>
                          </a:graphic>
                        </wp:inline>
                      </w:drawing>
                    </w:r>
                    <w:r w:rsidRPr="00297C71" w:rsidDel="007740B1">
                      <w:rPr>
                        <w:noProof/>
                        <w:lang w:val="en-GB"/>
                      </w:rPr>
                      <w:drawing>
                        <wp:inline distT="0" distB="0" distL="0" distR="0" wp14:anchorId="47D9D94A" wp14:editId="7A006A80">
                          <wp:extent cx="4648202" cy="1181813"/>
                          <wp:effectExtent l="0" t="0" r="0" b="0"/>
                          <wp:docPr id="32" name="Grafik 3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2"/>
                                  <pic:cNvPicPr/>
                                </pic:nvPicPr>
                                <pic:blipFill>
                                  <a:blip r:embed="rId32">
                                    <a:extLst>
                                      <a:ext uri="{28A0092B-C50C-407E-A947-70E740481C1C}">
                                        <a14:useLocalDpi xmlns:a14="http://schemas.microsoft.com/office/drawing/2010/main" val="0"/>
                                      </a:ext>
                                    </a:extLst>
                                  </a:blip>
                                  <a:stretch>
                                    <a:fillRect/>
                                  </a:stretch>
                                </pic:blipFill>
                                <pic:spPr>
                                  <a:xfrm>
                                    <a:off x="0" y="0"/>
                                    <a:ext cx="4648202" cy="1181813"/>
                                  </a:xfrm>
                                  <a:prstGeom prst="rect">
                                    <a:avLst/>
                                  </a:prstGeom>
                                </pic:spPr>
                              </pic:pic>
                            </a:graphicData>
                          </a:graphic>
                        </wp:inline>
                      </w:drawing>
                    </w:r>
                  </w:del>
                </w:p>
              </w:tc>
            </w:tr>
          </w:tbl>
          <w:p w14:paraId="53849241" w14:textId="77777777" w:rsidR="003A1AF1" w:rsidRPr="00297C71" w:rsidDel="00E02F49" w:rsidRDefault="003A1AF1" w:rsidP="00B33AC3">
            <w:pPr>
              <w:spacing w:line="360" w:lineRule="auto"/>
              <w:rPr>
                <w:del w:id="430" w:author="Sergio Castellanos Arciniega" w:date="2021-06-22T11:43:00Z"/>
                <w:rFonts w:ascii="Mark Pro" w:eastAsia="思源黑体" w:hAnsi="Mark Pro"/>
                <w:b/>
                <w:bCs/>
                <w:color w:val="595959" w:themeColor="text1" w:themeTint="A6"/>
                <w:kern w:val="28"/>
                <w:lang w:val="en-GB"/>
              </w:rPr>
            </w:pPr>
          </w:p>
          <w:p w14:paraId="2D8991B8" w14:textId="77777777" w:rsidR="003A1AF1" w:rsidRPr="00297C71" w:rsidDel="00E02F49" w:rsidRDefault="003A1AF1" w:rsidP="00B33AC3">
            <w:pPr>
              <w:spacing w:line="360" w:lineRule="auto"/>
              <w:rPr>
                <w:del w:id="431" w:author="Sergio Castellanos Arciniega" w:date="2021-06-22T11:43:00Z"/>
                <w:rFonts w:ascii="Mark Pro" w:eastAsia="思源黑体" w:hAnsi="Mark Pro"/>
                <w:b/>
                <w:bCs/>
                <w:color w:val="595959" w:themeColor="text1" w:themeTint="A6"/>
                <w:kern w:val="28"/>
                <w:lang w:val="en-GB"/>
              </w:rPr>
            </w:pPr>
          </w:p>
          <w:p w14:paraId="776FD171" w14:textId="77777777" w:rsidR="003A1AF1" w:rsidRPr="00297C71" w:rsidDel="00E02F49" w:rsidRDefault="003A1AF1" w:rsidP="00B33AC3">
            <w:pPr>
              <w:spacing w:line="360" w:lineRule="auto"/>
              <w:rPr>
                <w:del w:id="432" w:author="Sergio Castellanos Arciniega" w:date="2021-06-22T11:43:00Z"/>
                <w:rFonts w:ascii="Mark Pro" w:eastAsia="思源黑体" w:hAnsi="Mark Pro"/>
                <w:b/>
                <w:bCs/>
                <w:color w:val="595959" w:themeColor="text1" w:themeTint="A6"/>
                <w:kern w:val="28"/>
                <w:lang w:val="en-GB"/>
              </w:rPr>
            </w:pPr>
          </w:p>
          <w:p w14:paraId="2B1DC90D" w14:textId="77777777" w:rsidR="003A1AF1" w:rsidRPr="00297C71" w:rsidDel="00E02F49" w:rsidRDefault="003A1AF1" w:rsidP="00B33AC3">
            <w:pPr>
              <w:spacing w:line="360" w:lineRule="auto"/>
              <w:rPr>
                <w:del w:id="433" w:author="Sergio Castellanos Arciniega" w:date="2021-06-22T11:43:00Z"/>
                <w:rFonts w:ascii="Mark Pro" w:eastAsia="思源黑体" w:hAnsi="Mark Pro"/>
                <w:b/>
                <w:bCs/>
                <w:color w:val="595959" w:themeColor="text1" w:themeTint="A6"/>
                <w:kern w:val="28"/>
                <w:lang w:val="en-GB"/>
              </w:rPr>
            </w:pPr>
          </w:p>
          <w:p w14:paraId="0505990C" w14:textId="4357E574" w:rsidR="00B33AC3" w:rsidRPr="00297C71" w:rsidDel="00E02F49" w:rsidRDefault="00B33AC3" w:rsidP="00B33AC3">
            <w:pPr>
              <w:spacing w:line="360" w:lineRule="auto"/>
              <w:rPr>
                <w:del w:id="434" w:author="Sergio Castellanos Arciniega" w:date="2021-06-22T11:43:00Z"/>
                <w:rFonts w:ascii="Mark Pro" w:eastAsia="思源黑体" w:hAnsi="Mark Pro"/>
                <w:b/>
                <w:bCs/>
                <w:color w:val="595959" w:themeColor="text1" w:themeTint="A6"/>
                <w:kern w:val="28"/>
                <w:lang w:val="en-GB"/>
              </w:rPr>
            </w:pPr>
            <w:del w:id="435" w:author="Sergio Castellanos Arciniega" w:date="2021-06-22T11:43:00Z">
              <w:r w:rsidRPr="00297C71" w:rsidDel="00E02F49">
                <w:rPr>
                  <w:rFonts w:ascii="Mark Pro" w:eastAsia="思源黑体" w:hAnsi="Mark Pro"/>
                  <w:b/>
                  <w:bCs/>
                  <w:color w:val="595959" w:themeColor="text1" w:themeTint="A6"/>
                  <w:kern w:val="28"/>
                  <w:lang w:val="en-GB"/>
                </w:rPr>
                <w:delText>3 Messaging and Communication in LAN and Cloud</w:delText>
              </w:r>
            </w:del>
          </w:p>
          <w:p w14:paraId="721E48C2" w14:textId="1E0A7CA4" w:rsidR="008B530A" w:rsidRPr="00297C71" w:rsidDel="00E02F49" w:rsidRDefault="008B530A" w:rsidP="00AF4BB8">
            <w:pPr>
              <w:spacing w:line="360" w:lineRule="auto"/>
              <w:rPr>
                <w:del w:id="436" w:author="Sergio Castellanos Arciniega" w:date="2021-06-22T11:43:00Z"/>
                <w:rFonts w:ascii="Mark Pro" w:eastAsia="思源黑体" w:hAnsi="Mark Pro"/>
                <w:color w:val="595959" w:themeColor="text1" w:themeTint="A6"/>
                <w:kern w:val="28"/>
                <w:lang w:val="en-GB"/>
              </w:rPr>
            </w:pPr>
          </w:p>
          <w:p w14:paraId="0FE07163" w14:textId="34F03648" w:rsidR="00C202F2" w:rsidRPr="00297C71" w:rsidDel="00F17732" w:rsidRDefault="00C202F2" w:rsidP="00C202F2">
            <w:pPr>
              <w:spacing w:line="360" w:lineRule="auto"/>
              <w:rPr>
                <w:del w:id="437" w:author="Sergio Castellanos Arciniega" w:date="2021-06-22T11:57:00Z"/>
                <w:rFonts w:ascii="Mark Pro" w:eastAsia="思源黑体" w:hAnsi="Mark Pro"/>
                <w:color w:val="595959" w:themeColor="text1" w:themeTint="A6"/>
                <w:kern w:val="28"/>
                <w:lang w:val="en-GB"/>
              </w:rPr>
            </w:pPr>
            <w:del w:id="438" w:author="Sergio Castellanos Arciniega" w:date="2021-06-22T11:57:00Z">
              <w:r w:rsidRPr="00297C71" w:rsidDel="00F17732">
                <w:rPr>
                  <w:rFonts w:ascii="Mark Pro" w:eastAsia="思源黑体" w:hAnsi="Mark Pro"/>
                  <w:color w:val="595959" w:themeColor="text1" w:themeTint="A6"/>
                  <w:kern w:val="28"/>
                  <w:lang w:val="en-GB"/>
                </w:rPr>
                <w:delText>You can also use speech recognition to voice-control even multiple mBot2</w:delText>
              </w:r>
              <w:r w:rsidR="634F1C2D" w:rsidRPr="00297C71" w:rsidDel="00F17732">
                <w:rPr>
                  <w:rFonts w:ascii="Mark Pro" w:eastAsia="思源黑体" w:hAnsi="Mark Pro"/>
                  <w:color w:val="595959" w:themeColor="text1" w:themeTint="A6"/>
                  <w:kern w:val="28"/>
                  <w:lang w:val="en-GB"/>
                </w:rPr>
                <w:delText>s</w:delText>
              </w:r>
              <w:r w:rsidRPr="00297C71" w:rsidDel="00F17732">
                <w:rPr>
                  <w:rFonts w:ascii="Mark Pro" w:eastAsia="思源黑体" w:hAnsi="Mark Pro"/>
                  <w:color w:val="595959" w:themeColor="text1" w:themeTint="A6"/>
                  <w:kern w:val="28"/>
                  <w:lang w:val="en-GB"/>
                </w:rPr>
                <w:delText xml:space="preserve">. This can be done via a LAN connection. In lesson 7 you have already learned about the LAN connection and how to set it up. You use the result of the speech recognition to interact with </w:delText>
              </w:r>
              <w:r w:rsidR="25632F55" w:rsidRPr="00297C71" w:rsidDel="00F17732">
                <w:rPr>
                  <w:rFonts w:ascii="Mark Pro" w:eastAsia="思源黑体" w:hAnsi="Mark Pro"/>
                  <w:color w:val="595959" w:themeColor="text1" w:themeTint="A6"/>
                  <w:kern w:val="28"/>
                  <w:lang w:val="en-GB"/>
                </w:rPr>
                <w:delText>an</w:delText>
              </w:r>
              <w:r w:rsidRPr="00297C71" w:rsidDel="00F17732">
                <w:rPr>
                  <w:rFonts w:ascii="Mark Pro" w:eastAsia="思源黑体" w:hAnsi="Mark Pro"/>
                  <w:color w:val="595959" w:themeColor="text1" w:themeTint="A6"/>
                  <w:kern w:val="28"/>
                  <w:lang w:val="en-GB"/>
                </w:rPr>
                <w:delText>other mBot2 or a CyberPi. On the “voice-commander” CyberPi, you could display a message like “Shall the robot drive?” … By pressing a key, you start recognizing text and check</w:delText>
              </w:r>
              <w:r w:rsidR="6931806F" w:rsidRPr="00297C71" w:rsidDel="00F17732">
                <w:rPr>
                  <w:rFonts w:ascii="Mark Pro" w:eastAsia="思源黑体" w:hAnsi="Mark Pro"/>
                  <w:color w:val="595959" w:themeColor="text1" w:themeTint="A6"/>
                  <w:kern w:val="28"/>
                  <w:lang w:val="en-GB"/>
                </w:rPr>
                <w:delText>ing</w:delText>
              </w:r>
              <w:r w:rsidRPr="00297C71" w:rsidDel="00F17732">
                <w:rPr>
                  <w:rFonts w:ascii="Mark Pro" w:eastAsia="思源黑体" w:hAnsi="Mark Pro"/>
                  <w:color w:val="595959" w:themeColor="text1" w:themeTint="A6"/>
                  <w:kern w:val="28"/>
                  <w:lang w:val="en-GB"/>
                </w:rPr>
                <w:delText xml:space="preserve"> for a yes-or</w:delText>
              </w:r>
              <w:r w:rsidR="4FFCEA0F" w:rsidRPr="00297C71" w:rsidDel="00F17732">
                <w:rPr>
                  <w:rFonts w:ascii="Mark Pro" w:eastAsia="思源黑体" w:hAnsi="Mark Pro"/>
                  <w:color w:val="595959" w:themeColor="text1" w:themeTint="A6"/>
                  <w:kern w:val="28"/>
                  <w:lang w:val="en-GB"/>
                </w:rPr>
                <w:delText>-</w:delText>
              </w:r>
              <w:r w:rsidRPr="00297C71" w:rsidDel="00F17732">
                <w:rPr>
                  <w:rFonts w:ascii="Mark Pro" w:eastAsia="思源黑体" w:hAnsi="Mark Pro"/>
                  <w:color w:val="595959" w:themeColor="text1" w:themeTint="A6"/>
                  <w:kern w:val="28"/>
                  <w:lang w:val="en-GB"/>
                </w:rPr>
                <w:delText>no</w:delText>
              </w:r>
              <w:r w:rsidR="0A1943C8" w:rsidRPr="00297C71" w:rsidDel="00F17732">
                <w:rPr>
                  <w:rFonts w:ascii="Mark Pro" w:eastAsia="思源黑体" w:hAnsi="Mark Pro"/>
                  <w:color w:val="595959" w:themeColor="text1" w:themeTint="A6"/>
                  <w:kern w:val="28"/>
                  <w:lang w:val="en-GB"/>
                </w:rPr>
                <w:delText xml:space="preserve"> a</w:delText>
              </w:r>
              <w:r w:rsidRPr="00297C71" w:rsidDel="00F17732">
                <w:rPr>
                  <w:rFonts w:ascii="Mark Pro" w:eastAsia="思源黑体" w:hAnsi="Mark Pro"/>
                  <w:color w:val="595959" w:themeColor="text1" w:themeTint="A6"/>
                  <w:kern w:val="28"/>
                  <w:lang w:val="en-GB"/>
                </w:rPr>
                <w:delText>nswer… If the answer is “yes”, then the robot drives 10 cm. The “voice-</w:delText>
              </w:r>
            </w:del>
            <w:del w:id="439" w:author="Sergio Castellanos Arciniega" w:date="2021-06-21T17:26:00Z">
              <w:r w:rsidRPr="00297C71" w:rsidDel="00C165FB">
                <w:rPr>
                  <w:rFonts w:ascii="Mark Pro" w:eastAsia="思源黑体" w:hAnsi="Mark Pro"/>
                  <w:color w:val="595959" w:themeColor="text1" w:themeTint="A6"/>
                  <w:kern w:val="28"/>
                  <w:lang w:val="en-GB"/>
                </w:rPr>
                <w:delText>commander“</w:delText>
              </w:r>
              <w:r w:rsidR="00466880" w:rsidRPr="00297C71" w:rsidDel="00C165FB">
                <w:rPr>
                  <w:rFonts w:ascii="Mark Pro" w:eastAsia="思源黑体" w:hAnsi="Mark Pro"/>
                  <w:color w:val="595959" w:themeColor="text1" w:themeTint="A6"/>
                  <w:kern w:val="28"/>
                  <w:lang w:val="en-GB"/>
                </w:rPr>
                <w:delText>-</w:delText>
              </w:r>
            </w:del>
            <w:del w:id="440" w:author="Sergio Castellanos Arciniega" w:date="2021-06-22T11:57:00Z">
              <w:r w:rsidRPr="00297C71" w:rsidDel="00F17732">
                <w:rPr>
                  <w:rFonts w:ascii="Mark Pro" w:eastAsia="思源黑体" w:hAnsi="Mark Pro"/>
                  <w:color w:val="595959" w:themeColor="text1" w:themeTint="A6"/>
                  <w:kern w:val="28"/>
                  <w:lang w:val="en-GB"/>
                </w:rPr>
                <w:delText>CyberPi will send a broadcast message (LAN, like in lesson 7) to the robot.</w:delText>
              </w:r>
            </w:del>
          </w:p>
          <w:p w14:paraId="661DEA8A" w14:textId="06B7104F" w:rsidR="00AF4BB8" w:rsidRPr="00297C71" w:rsidDel="00D0427C" w:rsidRDefault="00AF4BB8" w:rsidP="00AF4BB8">
            <w:pPr>
              <w:spacing w:line="360" w:lineRule="auto"/>
              <w:rPr>
                <w:del w:id="441" w:author="Sergio Castellanos Arciniega" w:date="2021-06-22T12:12:00Z"/>
                <w:rFonts w:ascii="Mark Pro" w:eastAsia="思源黑体" w:hAnsi="Mark Pro"/>
                <w:color w:val="595959" w:themeColor="text1" w:themeTint="A6"/>
                <w:kern w:val="28"/>
                <w:lang w:val="en-GB"/>
              </w:rPr>
            </w:pPr>
          </w:p>
          <w:p w14:paraId="7D7381E0" w14:textId="30498AB6" w:rsidR="00CF239B" w:rsidRPr="00297C71" w:rsidDel="00E02F49" w:rsidRDefault="00CF239B" w:rsidP="00E1089E">
            <w:pPr>
              <w:spacing w:line="360" w:lineRule="auto"/>
              <w:rPr>
                <w:del w:id="442" w:author="Sergio Castellanos Arciniega" w:date="2021-06-22T11:40:00Z"/>
                <w:rFonts w:ascii="Mark Pro" w:eastAsia="思源黑体" w:hAnsi="Mark Pro"/>
                <w:color w:val="595959" w:themeColor="text1" w:themeTint="A6"/>
                <w:kern w:val="28"/>
                <w:lang w:val="en-GB"/>
              </w:rPr>
            </w:pPr>
            <w:del w:id="443" w:author="Sergio Castellanos Arciniega" w:date="2021-06-22T11:40:00Z">
              <w:r w:rsidRPr="00297C71" w:rsidDel="00E02F49">
                <w:rPr>
                  <w:rFonts w:ascii="Mark Pro" w:eastAsia="思源黑体" w:hAnsi="Mark Pro"/>
                  <w:color w:val="595959" w:themeColor="text1" w:themeTint="A6"/>
                  <w:kern w:val="28"/>
                  <w:lang w:val="en-GB"/>
                </w:rPr>
                <w:delText>But what happens if you answer “definitely yes” or “yes of course”? Then a direct matching with…</w:delText>
              </w:r>
            </w:del>
          </w:p>
          <w:p w14:paraId="534A673C" w14:textId="7A6DBDA0" w:rsidR="00CF239B" w:rsidRPr="00297C71" w:rsidDel="00E02F49" w:rsidRDefault="00CF239B" w:rsidP="00E1089E">
            <w:pPr>
              <w:spacing w:line="360" w:lineRule="auto"/>
              <w:rPr>
                <w:del w:id="444" w:author="Sergio Castellanos Arciniega" w:date="2021-06-22T11:40:00Z"/>
                <w:rFonts w:ascii="Mark Pro" w:eastAsia="思源黑体" w:hAnsi="Mark Pro"/>
                <w:color w:val="595959" w:themeColor="text1" w:themeTint="A6"/>
                <w:kern w:val="28"/>
                <w:lang w:val="en-GB"/>
              </w:rPr>
            </w:pPr>
            <w:del w:id="445" w:author="Sergio Castellanos Arciniega" w:date="2021-06-22T11:40:00Z">
              <w:r w:rsidRPr="00297C71" w:rsidDel="00E02F49">
                <w:rPr>
                  <w:noProof/>
                  <w:lang w:val="en-GB"/>
                </w:rPr>
                <w:drawing>
                  <wp:inline distT="0" distB="0" distL="0" distR="0" wp14:anchorId="721AE43C" wp14:editId="23D853A2">
                    <wp:extent cx="3599079" cy="912810"/>
                    <wp:effectExtent l="0" t="0" r="1905"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5"/>
                            <pic:cNvPicPr/>
                          </pic:nvPicPr>
                          <pic:blipFill>
                            <a:blip r:embed="rId33">
                              <a:extLst>
                                <a:ext uri="{28A0092B-C50C-407E-A947-70E740481C1C}">
                                  <a14:useLocalDpi xmlns:a14="http://schemas.microsoft.com/office/drawing/2010/main" val="0"/>
                                </a:ext>
                              </a:extLst>
                            </a:blip>
                            <a:stretch>
                              <a:fillRect/>
                            </a:stretch>
                          </pic:blipFill>
                          <pic:spPr>
                            <a:xfrm>
                              <a:off x="0" y="0"/>
                              <a:ext cx="3599079" cy="912810"/>
                            </a:xfrm>
                            <a:prstGeom prst="rect">
                              <a:avLst/>
                            </a:prstGeom>
                          </pic:spPr>
                        </pic:pic>
                      </a:graphicData>
                    </a:graphic>
                  </wp:inline>
                </w:drawing>
              </w:r>
            </w:del>
          </w:p>
          <w:p w14:paraId="6867422F" w14:textId="374F713C" w:rsidR="00CF239B" w:rsidRPr="00297C71" w:rsidDel="00E02F49" w:rsidRDefault="6EF2ADCE" w:rsidP="00E1089E">
            <w:pPr>
              <w:spacing w:line="360" w:lineRule="auto"/>
              <w:rPr>
                <w:del w:id="446" w:author="Sergio Castellanos Arciniega" w:date="2021-06-22T11:40:00Z"/>
                <w:rFonts w:ascii="Mark Pro" w:eastAsia="思源黑体" w:hAnsi="Mark Pro"/>
                <w:color w:val="595959" w:themeColor="text1" w:themeTint="A6"/>
                <w:kern w:val="28"/>
                <w:lang w:val="en-GB"/>
              </w:rPr>
            </w:pPr>
            <w:del w:id="447" w:author="Sergio Castellanos Arciniega" w:date="2021-06-22T11:40:00Z">
              <w:r w:rsidRPr="00297C71" w:rsidDel="00E02F49">
                <w:rPr>
                  <w:rFonts w:ascii="Mark Pro" w:eastAsia="思源黑体" w:hAnsi="Mark Pro"/>
                  <w:color w:val="595959" w:themeColor="text1" w:themeTint="A6"/>
                  <w:kern w:val="28"/>
                  <w:lang w:val="en-GB"/>
                </w:rPr>
                <w:delText xml:space="preserve">… </w:delText>
              </w:r>
              <w:r w:rsidR="00CF239B" w:rsidRPr="00297C71" w:rsidDel="00E02F49">
                <w:rPr>
                  <w:rFonts w:ascii="Mark Pro" w:eastAsia="思源黑体" w:hAnsi="Mark Pro"/>
                  <w:color w:val="595959" w:themeColor="text1" w:themeTint="A6"/>
                  <w:kern w:val="28"/>
                  <w:lang w:val="en-GB"/>
                </w:rPr>
                <w:delText>would not work… the recognition result would be different (</w:delText>
              </w:r>
              <w:r w:rsidR="00A50D0F" w:rsidRPr="00297C71" w:rsidDel="00E02F49">
                <w:rPr>
                  <w:rFonts w:ascii="Mark Pro" w:eastAsia="思源黑体" w:hAnsi="Mark Pro"/>
                  <w:color w:val="595959" w:themeColor="text1" w:themeTint="A6"/>
                  <w:kern w:val="28"/>
                  <w:lang w:val="en-GB"/>
                </w:rPr>
                <w:delText xml:space="preserve">string </w:delText>
              </w:r>
              <w:r w:rsidR="00CF239B" w:rsidRPr="00297C71" w:rsidDel="00E02F49">
                <w:rPr>
                  <w:rFonts w:ascii="Mark Pro" w:eastAsia="思源黑体" w:hAnsi="Mark Pro"/>
                  <w:color w:val="595959" w:themeColor="text1" w:themeTint="A6"/>
                  <w:kern w:val="28"/>
                  <w:lang w:val="en-GB"/>
                </w:rPr>
                <w:delText xml:space="preserve">“yes” is not equal to </w:delText>
              </w:r>
              <w:r w:rsidR="00A50D0F" w:rsidRPr="00297C71" w:rsidDel="00E02F49">
                <w:rPr>
                  <w:rFonts w:ascii="Mark Pro" w:eastAsia="思源黑体" w:hAnsi="Mark Pro"/>
                  <w:color w:val="595959" w:themeColor="text1" w:themeTint="A6"/>
                  <w:kern w:val="28"/>
                  <w:lang w:val="en-GB"/>
                </w:rPr>
                <w:delText xml:space="preserve">string </w:delText>
              </w:r>
              <w:r w:rsidR="00CF239B" w:rsidRPr="00297C71" w:rsidDel="00E02F49">
                <w:rPr>
                  <w:rFonts w:ascii="Mark Pro" w:eastAsia="思源黑体" w:hAnsi="Mark Pro"/>
                  <w:color w:val="595959" w:themeColor="text1" w:themeTint="A6"/>
                  <w:kern w:val="28"/>
                  <w:lang w:val="en-GB"/>
                </w:rPr>
                <w:delText xml:space="preserve">“definitely yes”). </w:delText>
              </w:r>
            </w:del>
          </w:p>
          <w:p w14:paraId="5C62F9A9" w14:textId="7DB7D293" w:rsidR="00CF239B" w:rsidRPr="00297C71" w:rsidDel="00E02F49" w:rsidRDefault="00CF239B" w:rsidP="00E1089E">
            <w:pPr>
              <w:spacing w:line="360" w:lineRule="auto"/>
              <w:rPr>
                <w:del w:id="448" w:author="Sergio Castellanos Arciniega" w:date="2021-06-22T11:40:00Z"/>
                <w:rFonts w:ascii="Mark Pro" w:eastAsia="思源黑体" w:hAnsi="Mark Pro"/>
                <w:color w:val="595959" w:themeColor="text1" w:themeTint="A6"/>
                <w:kern w:val="28"/>
                <w:lang w:val="en-GB"/>
              </w:rPr>
            </w:pPr>
          </w:p>
          <w:p w14:paraId="5C10BA82" w14:textId="4356B848" w:rsidR="00CF239B" w:rsidRPr="00297C71" w:rsidDel="00E02F49" w:rsidRDefault="00CF239B" w:rsidP="00E1089E">
            <w:pPr>
              <w:spacing w:line="360" w:lineRule="auto"/>
              <w:rPr>
                <w:del w:id="449" w:author="Sergio Castellanos Arciniega" w:date="2021-06-22T11:40:00Z"/>
                <w:rFonts w:ascii="Mark Pro" w:eastAsia="思源黑体" w:hAnsi="Mark Pro"/>
                <w:color w:val="595959" w:themeColor="text1" w:themeTint="A6"/>
                <w:kern w:val="28"/>
                <w:lang w:val="en-GB"/>
              </w:rPr>
            </w:pPr>
            <w:del w:id="450" w:author="Sergio Castellanos Arciniega" w:date="2021-06-22T11:40:00Z">
              <w:r w:rsidRPr="00297C71" w:rsidDel="00E02F49">
                <w:rPr>
                  <w:rFonts w:ascii="Mark Pro" w:eastAsia="思源黑体" w:hAnsi="Mark Pro"/>
                  <w:color w:val="595959" w:themeColor="text1" w:themeTint="A6"/>
                  <w:kern w:val="28"/>
                  <w:lang w:val="en-GB"/>
                </w:rPr>
                <w:delText>In order to allow a broader set of answers all meaning “yes”, you can simply check if the answer-string contains the word “yes”:</w:delText>
              </w:r>
            </w:del>
          </w:p>
          <w:p w14:paraId="08CFFF92" w14:textId="703891C1" w:rsidR="00CF239B" w:rsidRPr="00297C71" w:rsidDel="00E02F49" w:rsidRDefault="00083E91" w:rsidP="00E1089E">
            <w:pPr>
              <w:spacing w:line="360" w:lineRule="auto"/>
              <w:rPr>
                <w:del w:id="451" w:author="Sergio Castellanos Arciniega" w:date="2021-06-22T11:40:00Z"/>
                <w:rFonts w:ascii="Mark Pro" w:eastAsia="思源黑体" w:hAnsi="Mark Pro"/>
                <w:color w:val="595959" w:themeColor="text1" w:themeTint="A6"/>
                <w:kern w:val="28"/>
                <w:lang w:val="en-GB"/>
              </w:rPr>
            </w:pPr>
            <w:del w:id="452" w:author="Sergio Castellanos Arciniega" w:date="2021-06-22T11:40:00Z">
              <w:r w:rsidRPr="00297C71" w:rsidDel="00E02F49">
                <w:rPr>
                  <w:noProof/>
                  <w:lang w:val="en-GB"/>
                </w:rPr>
                <w:drawing>
                  <wp:inline distT="0" distB="0" distL="0" distR="0" wp14:anchorId="00BC721E" wp14:editId="77BA6E58">
                    <wp:extent cx="4184295" cy="954074"/>
                    <wp:effectExtent l="0" t="0" r="6985" b="0"/>
                    <wp:docPr id="1441396240" name="Grafik 1441396240" descr="Ein Bild, das Text, Person,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40"/>
                            <pic:cNvPicPr/>
                          </pic:nvPicPr>
                          <pic:blipFill>
                            <a:blip r:embed="rId34">
                              <a:extLst>
                                <a:ext uri="{28A0092B-C50C-407E-A947-70E740481C1C}">
                                  <a14:useLocalDpi xmlns:a14="http://schemas.microsoft.com/office/drawing/2010/main" val="0"/>
                                </a:ext>
                              </a:extLst>
                            </a:blip>
                            <a:stretch>
                              <a:fillRect/>
                            </a:stretch>
                          </pic:blipFill>
                          <pic:spPr>
                            <a:xfrm>
                              <a:off x="0" y="0"/>
                              <a:ext cx="4184295" cy="954074"/>
                            </a:xfrm>
                            <a:prstGeom prst="rect">
                              <a:avLst/>
                            </a:prstGeom>
                          </pic:spPr>
                        </pic:pic>
                      </a:graphicData>
                    </a:graphic>
                  </wp:inline>
                </w:drawing>
              </w:r>
            </w:del>
          </w:p>
          <w:p w14:paraId="2E8C3E8F" w14:textId="37F94CB0" w:rsidR="00CF239B" w:rsidRPr="00297C71" w:rsidDel="00D0427C" w:rsidRDefault="00CF239B" w:rsidP="00E1089E">
            <w:pPr>
              <w:spacing w:line="360" w:lineRule="auto"/>
              <w:rPr>
                <w:del w:id="453" w:author="Sergio Castellanos Arciniega" w:date="2021-06-22T12:12:00Z"/>
                <w:rFonts w:ascii="Mark Pro" w:eastAsia="思源黑体" w:hAnsi="Mark Pro"/>
                <w:color w:val="595959" w:themeColor="text1" w:themeTint="A6"/>
                <w:kern w:val="28"/>
                <w:lang w:val="en-GB"/>
              </w:rPr>
            </w:pPr>
          </w:p>
          <w:p w14:paraId="5548C878" w14:textId="70E31CF0" w:rsidR="00CF239B" w:rsidRPr="00297C71" w:rsidDel="0072769E" w:rsidRDefault="00CF239B" w:rsidP="00E1089E">
            <w:pPr>
              <w:spacing w:line="360" w:lineRule="auto"/>
              <w:rPr>
                <w:del w:id="454" w:author="Sergio Castellanos Arciniega" w:date="2021-06-22T11:58:00Z"/>
                <w:rFonts w:ascii="Mark Pro" w:eastAsia="思源黑体" w:hAnsi="Mark Pro"/>
                <w:color w:val="595959" w:themeColor="text1" w:themeTint="A6"/>
                <w:kern w:val="28"/>
                <w:lang w:val="en-GB"/>
              </w:rPr>
            </w:pPr>
            <w:del w:id="455" w:author="Sergio Castellanos Arciniega" w:date="2021-06-22T11:58:00Z">
              <w:r w:rsidRPr="00297C71" w:rsidDel="0072769E">
                <w:rPr>
                  <w:rFonts w:ascii="Mark Pro" w:eastAsia="思源黑体" w:hAnsi="Mark Pro"/>
                  <w:color w:val="595959" w:themeColor="text1" w:themeTint="A6"/>
                  <w:kern w:val="28"/>
                  <w:lang w:val="en-GB"/>
                </w:rPr>
                <w:delText xml:space="preserve">Next to sending a message on the LAN, which requires the devices to be “local” to each other, you can use another cloud service to send messages to devices on remote locations – as long as they have an </w:delText>
              </w:r>
              <w:r w:rsidR="2AC6D12F" w:rsidRPr="00297C71" w:rsidDel="0072769E">
                <w:rPr>
                  <w:rFonts w:ascii="Mark Pro" w:eastAsia="思源黑体" w:hAnsi="Mark Pro"/>
                  <w:color w:val="595959" w:themeColor="text1" w:themeTint="A6"/>
                  <w:kern w:val="28"/>
                  <w:lang w:val="en-GB"/>
                </w:rPr>
                <w:delText>I</w:delText>
              </w:r>
              <w:r w:rsidRPr="00297C71" w:rsidDel="0072769E">
                <w:rPr>
                  <w:rFonts w:ascii="Mark Pro" w:eastAsia="思源黑体" w:hAnsi="Mark Pro"/>
                  <w:color w:val="595959" w:themeColor="text1" w:themeTint="A6"/>
                  <w:kern w:val="28"/>
                  <w:lang w:val="en-GB"/>
                </w:rPr>
                <w:delText>nternet connection.</w:delText>
              </w:r>
            </w:del>
          </w:p>
          <w:p w14:paraId="643F793C" w14:textId="7355BC05" w:rsidR="00CF239B" w:rsidRPr="00297C71" w:rsidDel="0072769E" w:rsidRDefault="00CF239B" w:rsidP="00E1089E">
            <w:pPr>
              <w:spacing w:line="360" w:lineRule="auto"/>
              <w:rPr>
                <w:del w:id="456" w:author="Sergio Castellanos Arciniega" w:date="2021-06-22T11:58:00Z"/>
                <w:rFonts w:ascii="Mark Pro" w:eastAsia="思源黑体" w:hAnsi="Mark Pro"/>
                <w:color w:val="595959" w:themeColor="text1" w:themeTint="A6"/>
                <w:kern w:val="28"/>
                <w:lang w:val="en-GB"/>
              </w:rPr>
            </w:pPr>
            <w:del w:id="457" w:author="Sergio Castellanos Arciniega" w:date="2021-06-22T11:58:00Z">
              <w:r w:rsidRPr="00297C71" w:rsidDel="0072769E">
                <w:rPr>
                  <w:rFonts w:ascii="Mark Pro" w:eastAsia="思源黑体" w:hAnsi="Mark Pro"/>
                  <w:color w:val="595959" w:themeColor="text1" w:themeTint="A6"/>
                  <w:kern w:val="28"/>
                  <w:lang w:val="en-GB"/>
                </w:rPr>
                <w:delText>These blocks work identical to the ones handling the LAN communication:</w:delText>
              </w:r>
            </w:del>
          </w:p>
          <w:p w14:paraId="1DB9FE7B" w14:textId="71FFD94C" w:rsidR="00AF4BB8" w:rsidRPr="00297C71" w:rsidDel="00D0427C" w:rsidRDefault="009D41BB" w:rsidP="00AF4BB8">
            <w:pPr>
              <w:spacing w:line="360" w:lineRule="auto"/>
              <w:rPr>
                <w:del w:id="458" w:author="Sergio Castellanos Arciniega" w:date="2021-06-22T12:12:00Z"/>
                <w:rFonts w:ascii="Mark Pro" w:eastAsia="思源黑体" w:hAnsi="Mark Pro"/>
                <w:color w:val="595959" w:themeColor="text1" w:themeTint="A6"/>
                <w:kern w:val="28"/>
                <w:lang w:val="en-GB"/>
              </w:rPr>
            </w:pPr>
            <w:del w:id="459" w:author="Sergio Castellanos Arciniega" w:date="2021-06-22T11:59:00Z">
              <w:r w:rsidRPr="00297C71" w:rsidDel="0072769E">
                <w:rPr>
                  <w:noProof/>
                  <w:lang w:val="en-GB"/>
                </w:rPr>
                <w:drawing>
                  <wp:inline distT="0" distB="0" distL="0" distR="0" wp14:anchorId="57EE504A" wp14:editId="6CD7AC82">
                    <wp:extent cx="2787092" cy="510407"/>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7"/>
                            <pic:cNvPicPr/>
                          </pic:nvPicPr>
                          <pic:blipFill>
                            <a:blip r:embed="rId36">
                              <a:extLst>
                                <a:ext uri="{28A0092B-C50C-407E-A947-70E740481C1C}">
                                  <a14:useLocalDpi xmlns:a14="http://schemas.microsoft.com/office/drawing/2010/main" val="0"/>
                                </a:ext>
                              </a:extLst>
                            </a:blip>
                            <a:stretch>
                              <a:fillRect/>
                            </a:stretch>
                          </pic:blipFill>
                          <pic:spPr>
                            <a:xfrm>
                              <a:off x="0" y="0"/>
                              <a:ext cx="2787092" cy="510407"/>
                            </a:xfrm>
                            <a:prstGeom prst="rect">
                              <a:avLst/>
                            </a:prstGeom>
                          </pic:spPr>
                        </pic:pic>
                      </a:graphicData>
                    </a:graphic>
                  </wp:inline>
                </w:drawing>
              </w:r>
              <w:r w:rsidRPr="00297C71" w:rsidDel="0072769E">
                <w:rPr>
                  <w:noProof/>
                  <w:lang w:val="en-GB"/>
                </w:rPr>
                <w:drawing>
                  <wp:inline distT="0" distB="0" distL="0" distR="0" wp14:anchorId="3A0D6E90" wp14:editId="51E93531">
                    <wp:extent cx="3667125" cy="495910"/>
                    <wp:effectExtent l="0" t="0" r="0" b="0"/>
                    <wp:docPr id="38" name="Grafik 3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8"/>
                            <pic:cNvPicPr/>
                          </pic:nvPicPr>
                          <pic:blipFill>
                            <a:blip r:embed="rId38">
                              <a:extLst>
                                <a:ext uri="{28A0092B-C50C-407E-A947-70E740481C1C}">
                                  <a14:useLocalDpi xmlns:a14="http://schemas.microsoft.com/office/drawing/2010/main" val="0"/>
                                </a:ext>
                              </a:extLst>
                            </a:blip>
                            <a:stretch>
                              <a:fillRect/>
                            </a:stretch>
                          </pic:blipFill>
                          <pic:spPr>
                            <a:xfrm>
                              <a:off x="0" y="0"/>
                              <a:ext cx="3667125" cy="495910"/>
                            </a:xfrm>
                            <a:prstGeom prst="rect">
                              <a:avLst/>
                            </a:prstGeom>
                          </pic:spPr>
                        </pic:pic>
                      </a:graphicData>
                    </a:graphic>
                  </wp:inline>
                </w:drawing>
              </w:r>
            </w:del>
            <w:del w:id="460" w:author="Sergio Castellanos Arciniega" w:date="2021-06-22T12:00:00Z">
              <w:r w:rsidRPr="00297C71" w:rsidDel="0072769E">
                <w:rPr>
                  <w:noProof/>
                  <w:lang w:val="en-GB"/>
                </w:rPr>
                <w:drawing>
                  <wp:inline distT="0" distB="0" distL="0" distR="0" wp14:anchorId="0D0AFE11" wp14:editId="151B8812">
                    <wp:extent cx="3598545" cy="422529"/>
                    <wp:effectExtent l="0" t="0" r="0" b="0"/>
                    <wp:docPr id="39" name="Grafik 3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9"/>
                            <pic:cNvPicPr/>
                          </pic:nvPicPr>
                          <pic:blipFill>
                            <a:blip r:embed="rId39">
                              <a:extLst>
                                <a:ext uri="{28A0092B-C50C-407E-A947-70E740481C1C}">
                                  <a14:useLocalDpi xmlns:a14="http://schemas.microsoft.com/office/drawing/2010/main" val="0"/>
                                </a:ext>
                              </a:extLst>
                            </a:blip>
                            <a:stretch>
                              <a:fillRect/>
                            </a:stretch>
                          </pic:blipFill>
                          <pic:spPr>
                            <a:xfrm>
                              <a:off x="0" y="0"/>
                              <a:ext cx="3598545" cy="422529"/>
                            </a:xfrm>
                            <a:prstGeom prst="rect">
                              <a:avLst/>
                            </a:prstGeom>
                          </pic:spPr>
                        </pic:pic>
                      </a:graphicData>
                    </a:graphic>
                  </wp:inline>
                </w:drawing>
              </w:r>
              <w:r w:rsidRPr="00297C71" w:rsidDel="0072769E">
                <w:rPr>
                  <w:noProof/>
                  <w:lang w:val="en-GB"/>
                </w:rPr>
                <w:drawing>
                  <wp:inline distT="0" distB="0" distL="0" distR="0" wp14:anchorId="72B014D4" wp14:editId="5F97367B">
                    <wp:extent cx="3598545" cy="660088"/>
                    <wp:effectExtent l="0" t="0" r="1905"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0"/>
                            <pic:cNvPicPr/>
                          </pic:nvPicPr>
                          <pic:blipFill>
                            <a:blip r:embed="rId37">
                              <a:extLst>
                                <a:ext uri="{28A0092B-C50C-407E-A947-70E740481C1C}">
                                  <a14:useLocalDpi xmlns:a14="http://schemas.microsoft.com/office/drawing/2010/main" val="0"/>
                                </a:ext>
                              </a:extLst>
                            </a:blip>
                            <a:stretch>
                              <a:fillRect/>
                            </a:stretch>
                          </pic:blipFill>
                          <pic:spPr>
                            <a:xfrm>
                              <a:off x="0" y="0"/>
                              <a:ext cx="3598545" cy="660088"/>
                            </a:xfrm>
                            <a:prstGeom prst="rect">
                              <a:avLst/>
                            </a:prstGeom>
                          </pic:spPr>
                        </pic:pic>
                      </a:graphicData>
                    </a:graphic>
                  </wp:inline>
                </w:drawing>
              </w:r>
            </w:del>
          </w:p>
          <w:p w14:paraId="66DA9587" w14:textId="4E91D8B7" w:rsidR="00F02DFD" w:rsidRPr="00297C71" w:rsidDel="0072769E" w:rsidRDefault="00F02DFD" w:rsidP="00F02DFD">
            <w:pPr>
              <w:spacing w:line="360" w:lineRule="auto"/>
              <w:rPr>
                <w:del w:id="461" w:author="Sergio Castellanos Arciniega" w:date="2021-06-22T12:01:00Z"/>
                <w:rFonts w:ascii="Mark Pro" w:eastAsia="思源黑体" w:hAnsi="Mark Pro"/>
                <w:color w:val="595959" w:themeColor="text1" w:themeTint="A6"/>
                <w:kern w:val="28"/>
                <w:lang w:val="en-GB"/>
              </w:rPr>
            </w:pPr>
            <w:del w:id="462" w:author="Sergio Castellanos Arciniega" w:date="2021-06-22T12:01:00Z">
              <w:r w:rsidRPr="00297C71" w:rsidDel="0072769E">
                <w:rPr>
                  <w:rFonts w:ascii="Mark Pro" w:eastAsia="思源黑体" w:hAnsi="Mark Pro"/>
                  <w:color w:val="595959" w:themeColor="text1" w:themeTint="A6"/>
                  <w:kern w:val="28"/>
                  <w:lang w:val="en-GB"/>
                </w:rPr>
                <w:delText xml:space="preserve">To make sure the remote side can communicate only with the devices you intend to, you need to have a Makeblock user account. This will create a “key” for the cloud communication – this key is hidden within the coding blocks and unique to a user. To make 2 remote devices communicate over the </w:delText>
              </w:r>
              <w:r w:rsidR="5FD8F157" w:rsidRPr="00297C71" w:rsidDel="0072769E">
                <w:rPr>
                  <w:rFonts w:ascii="Mark Pro" w:eastAsia="思源黑体" w:hAnsi="Mark Pro"/>
                  <w:color w:val="595959" w:themeColor="text1" w:themeTint="A6"/>
                  <w:kern w:val="28"/>
                  <w:lang w:val="en-GB"/>
                </w:rPr>
                <w:delText>I</w:delText>
              </w:r>
              <w:r w:rsidRPr="00297C71" w:rsidDel="0072769E">
                <w:rPr>
                  <w:rFonts w:ascii="Mark Pro" w:eastAsia="思源黑体" w:hAnsi="Mark Pro"/>
                  <w:color w:val="595959" w:themeColor="text1" w:themeTint="A6"/>
                  <w:kern w:val="28"/>
                  <w:lang w:val="en-GB"/>
                </w:rPr>
                <w:delText>nternet, both need to be programmed from the same user account.</w:delText>
              </w:r>
            </w:del>
          </w:p>
          <w:p w14:paraId="6AA73E92" w14:textId="753EA131" w:rsidR="00F02DFD" w:rsidRPr="00297C71" w:rsidDel="0072769E" w:rsidRDefault="00F02DFD" w:rsidP="00F02DFD">
            <w:pPr>
              <w:spacing w:line="360" w:lineRule="auto"/>
              <w:rPr>
                <w:del w:id="463" w:author="Sergio Castellanos Arciniega" w:date="2021-06-22T12:01:00Z"/>
                <w:rFonts w:ascii="Mark Pro" w:eastAsia="思源黑体" w:hAnsi="Mark Pro"/>
                <w:color w:val="595959" w:themeColor="text1" w:themeTint="A6"/>
                <w:kern w:val="28"/>
                <w:lang w:val="en-GB"/>
              </w:rPr>
            </w:pPr>
            <w:del w:id="464" w:author="Sergio Castellanos Arciniega" w:date="2021-06-22T12:01:00Z">
              <w:r w:rsidRPr="00297C71" w:rsidDel="0072769E">
                <w:rPr>
                  <w:rFonts w:ascii="Mark Pro" w:eastAsia="思源黑体" w:hAnsi="Mark Pro"/>
                  <w:color w:val="595959" w:themeColor="text1" w:themeTint="A6"/>
                  <w:kern w:val="28"/>
                  <w:lang w:val="en-GB"/>
                </w:rPr>
                <w:delText xml:space="preserve">The cloud broadcast blocks have the advantage of being able to communicate worldwide, but they are not useful for speedy communication – it might take a few seconds for the message to arrive. The LAN-broadcasts on the other hand are fast but work only locally. </w:delText>
              </w:r>
            </w:del>
          </w:p>
          <w:p w14:paraId="2D1861C6" w14:textId="7EBABBF9" w:rsidR="00F02DFD" w:rsidRPr="00297C71" w:rsidDel="0072769E" w:rsidRDefault="00F02DFD" w:rsidP="00F02DFD">
            <w:pPr>
              <w:spacing w:line="360" w:lineRule="auto"/>
              <w:rPr>
                <w:del w:id="465" w:author="Sergio Castellanos Arciniega" w:date="2021-06-22T12:01:00Z"/>
                <w:rFonts w:ascii="Mark Pro" w:eastAsia="思源黑体" w:hAnsi="Mark Pro"/>
                <w:color w:val="595959" w:themeColor="text1" w:themeTint="A6"/>
                <w:kern w:val="28"/>
                <w:lang w:val="en-GB"/>
              </w:rPr>
            </w:pPr>
          </w:p>
          <w:p w14:paraId="1B6BB0A3" w14:textId="00EFBFC2" w:rsidR="00F02DFD" w:rsidRPr="00297C71" w:rsidDel="0072769E" w:rsidRDefault="00F02DFD" w:rsidP="00F02DFD">
            <w:pPr>
              <w:spacing w:line="360" w:lineRule="auto"/>
              <w:rPr>
                <w:del w:id="466" w:author="Sergio Castellanos Arciniega" w:date="2021-06-22T12:01:00Z"/>
                <w:rFonts w:ascii="Mark Pro" w:eastAsia="思源黑体" w:hAnsi="Mark Pro"/>
                <w:color w:val="595959" w:themeColor="text1" w:themeTint="A6"/>
                <w:kern w:val="28"/>
                <w:lang w:val="en-GB"/>
              </w:rPr>
            </w:pPr>
            <w:del w:id="467" w:author="Sergio Castellanos Arciniega" w:date="2021-06-22T12:01:00Z">
              <w:r w:rsidRPr="00297C71" w:rsidDel="0072769E">
                <w:rPr>
                  <w:rFonts w:ascii="Mark Pro" w:eastAsia="思源黑体" w:hAnsi="Mark Pro"/>
                  <w:color w:val="595959" w:themeColor="text1" w:themeTint="A6"/>
                  <w:kern w:val="28"/>
                  <w:lang w:val="en-GB"/>
                </w:rPr>
                <w:delText xml:space="preserve">Below you see an example programming code that summarizes the above. Recreate the programming first and try if everything is working with the recognition and communicating between </w:delText>
              </w:r>
              <w:r w:rsidR="67F48972" w:rsidRPr="00297C71" w:rsidDel="0072769E">
                <w:rPr>
                  <w:rFonts w:ascii="Mark Pro" w:eastAsia="思源黑体" w:hAnsi="Mark Pro"/>
                  <w:color w:val="595959" w:themeColor="text1" w:themeTint="A6"/>
                  <w:kern w:val="28"/>
                  <w:lang w:val="en-GB"/>
                </w:rPr>
                <w:delText xml:space="preserve">the </w:delText>
              </w:r>
              <w:r w:rsidRPr="00297C71" w:rsidDel="0072769E">
                <w:rPr>
                  <w:rFonts w:ascii="Mark Pro" w:eastAsia="思源黑体" w:hAnsi="Mark Pro"/>
                  <w:color w:val="595959" w:themeColor="text1" w:themeTint="A6"/>
                  <w:kern w:val="28"/>
                  <w:lang w:val="en-GB"/>
                </w:rPr>
                <w:delText>CyberPi and another mBot2. For this exercise, you need to upload the same program code in upload-mode to both devices.</w:delText>
              </w:r>
            </w:del>
          </w:p>
          <w:p w14:paraId="0D64308A" w14:textId="7542547A" w:rsidR="00F02DFD" w:rsidRPr="00297C71" w:rsidDel="00D0427C" w:rsidRDefault="00F02DFD" w:rsidP="00F02DFD">
            <w:pPr>
              <w:spacing w:line="360" w:lineRule="auto"/>
              <w:rPr>
                <w:del w:id="468" w:author="Sergio Castellanos Arciniega" w:date="2021-06-22T12:10:00Z"/>
                <w:rFonts w:ascii="Mark Pro" w:eastAsia="思源黑体" w:hAnsi="Mark Pro"/>
                <w:color w:val="595959" w:themeColor="text1" w:themeTint="A6"/>
                <w:kern w:val="28"/>
                <w:lang w:val="en-GB"/>
              </w:rPr>
            </w:pPr>
            <w:del w:id="469" w:author="Sergio Castellanos Arciniega" w:date="2021-06-22T12:10:00Z">
              <w:r w:rsidRPr="00297C71" w:rsidDel="00D0427C">
                <w:rPr>
                  <w:rFonts w:ascii="Mark Pro" w:eastAsia="思源黑体" w:hAnsi="Mark Pro"/>
                  <w:color w:val="595959" w:themeColor="text1" w:themeTint="A6"/>
                  <w:kern w:val="28"/>
                  <w:lang w:val="en-GB"/>
                </w:rPr>
                <w:delText>After you made sure everything works fine, you can modify and extend the example – maybe directional commands? Think of lesson1 and the exercise to navigate the mBot2 manually through a maze… can you do the same with voice-commands?</w:delText>
              </w:r>
            </w:del>
          </w:p>
          <w:p w14:paraId="7DF9A722" w14:textId="7F401EE2" w:rsidR="00AF4BB8" w:rsidRPr="00297C71" w:rsidDel="00D0427C" w:rsidRDefault="00FA2195" w:rsidP="00FA2195">
            <w:pPr>
              <w:spacing w:line="360" w:lineRule="auto"/>
              <w:rPr>
                <w:del w:id="470" w:author="Sergio Castellanos Arciniega" w:date="2021-06-22T12:12:00Z"/>
                <w:rFonts w:ascii="Mark Pro" w:eastAsia="思源黑体" w:hAnsi="Mark Pro"/>
                <w:color w:val="595959" w:themeColor="text1" w:themeTint="A6"/>
                <w:kern w:val="28"/>
                <w:lang w:val="en-GB"/>
              </w:rPr>
            </w:pPr>
            <w:del w:id="471" w:author="Sergio Castellanos Arciniega" w:date="2021-06-22T12:08:00Z">
              <w:r w:rsidRPr="00297C71" w:rsidDel="00D0427C">
                <w:rPr>
                  <w:noProof/>
                  <w:lang w:val="en-GB"/>
                </w:rPr>
                <w:drawing>
                  <wp:inline distT="0" distB="0" distL="0" distR="0" wp14:anchorId="3F113B50" wp14:editId="4ADF17C0">
                    <wp:extent cx="4403653" cy="1953158"/>
                    <wp:effectExtent l="0" t="0" r="0" b="9525"/>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1"/>
                            <pic:cNvPicPr/>
                          </pic:nvPicPr>
                          <pic:blipFill>
                            <a:blip r:embed="rId40">
                              <a:extLst>
                                <a:ext uri="{28A0092B-C50C-407E-A947-70E740481C1C}">
                                  <a14:useLocalDpi xmlns:a14="http://schemas.microsoft.com/office/drawing/2010/main" val="0"/>
                                </a:ext>
                              </a:extLst>
                            </a:blip>
                            <a:stretch>
                              <a:fillRect/>
                            </a:stretch>
                          </pic:blipFill>
                          <pic:spPr>
                            <a:xfrm>
                              <a:off x="0" y="0"/>
                              <a:ext cx="4403653" cy="1953158"/>
                            </a:xfrm>
                            <a:prstGeom prst="rect">
                              <a:avLst/>
                            </a:prstGeom>
                          </pic:spPr>
                        </pic:pic>
                      </a:graphicData>
                    </a:graphic>
                  </wp:inline>
                </w:drawing>
              </w:r>
            </w:del>
            <w:del w:id="472" w:author="Sergio Castellanos Arciniega" w:date="2021-06-22T12:09:00Z">
              <w:r w:rsidRPr="00297C71" w:rsidDel="00D0427C">
                <w:rPr>
                  <w:noProof/>
                  <w:lang w:val="en-GB"/>
                </w:rPr>
                <w:drawing>
                  <wp:inline distT="0" distB="0" distL="0" distR="0" wp14:anchorId="24B7E0A7" wp14:editId="54133341">
                    <wp:extent cx="4782431" cy="1667865"/>
                    <wp:effectExtent l="0" t="0" r="0" b="889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2"/>
                            <pic:cNvPicPr/>
                          </pic:nvPicPr>
                          <pic:blipFill>
                            <a:blip r:embed="rId41">
                              <a:extLst>
                                <a:ext uri="{28A0092B-C50C-407E-A947-70E740481C1C}">
                                  <a14:useLocalDpi xmlns:a14="http://schemas.microsoft.com/office/drawing/2010/main" val="0"/>
                                </a:ext>
                              </a:extLst>
                            </a:blip>
                            <a:stretch>
                              <a:fillRect/>
                            </a:stretch>
                          </pic:blipFill>
                          <pic:spPr>
                            <a:xfrm>
                              <a:off x="0" y="0"/>
                              <a:ext cx="4782431" cy="1667865"/>
                            </a:xfrm>
                            <a:prstGeom prst="rect">
                              <a:avLst/>
                            </a:prstGeom>
                          </pic:spPr>
                        </pic:pic>
                      </a:graphicData>
                    </a:graphic>
                  </wp:inline>
                </w:drawing>
              </w:r>
              <w:r w:rsidRPr="00297C71" w:rsidDel="00D0427C">
                <w:rPr>
                  <w:noProof/>
                  <w:lang w:val="en-GB"/>
                </w:rPr>
                <w:drawing>
                  <wp:inline distT="0" distB="0" distL="0" distR="0" wp14:anchorId="00038FEC" wp14:editId="29F4DF39">
                    <wp:extent cx="3025484" cy="892454"/>
                    <wp:effectExtent l="0" t="0" r="3810" b="0"/>
                    <wp:docPr id="43" name="Grafik 4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3"/>
                            <pic:cNvPicPr/>
                          </pic:nvPicPr>
                          <pic:blipFill>
                            <a:blip r:embed="rId42">
                              <a:extLst>
                                <a:ext uri="{28A0092B-C50C-407E-A947-70E740481C1C}">
                                  <a14:useLocalDpi xmlns:a14="http://schemas.microsoft.com/office/drawing/2010/main" val="0"/>
                                </a:ext>
                              </a:extLst>
                            </a:blip>
                            <a:stretch>
                              <a:fillRect/>
                            </a:stretch>
                          </pic:blipFill>
                          <pic:spPr>
                            <a:xfrm>
                              <a:off x="0" y="0"/>
                              <a:ext cx="3025484" cy="892454"/>
                            </a:xfrm>
                            <a:prstGeom prst="rect">
                              <a:avLst/>
                            </a:prstGeom>
                          </pic:spPr>
                        </pic:pic>
                      </a:graphicData>
                    </a:graphic>
                  </wp:inline>
                </w:drawing>
              </w:r>
            </w:del>
          </w:p>
          <w:p w14:paraId="0850FFEA" w14:textId="59EDC20E" w:rsidR="0056130C" w:rsidRPr="00297C71" w:rsidDel="00D0427C" w:rsidRDefault="0056130C" w:rsidP="00FA2195">
            <w:pPr>
              <w:spacing w:line="360" w:lineRule="auto"/>
              <w:rPr>
                <w:del w:id="473" w:author="Sergio Castellanos Arciniega" w:date="2021-06-22T12:12:00Z"/>
                <w:rFonts w:ascii="Mark Pro" w:eastAsia="思源黑体" w:hAnsi="Mark Pro"/>
                <w:color w:val="595959" w:themeColor="text1" w:themeTint="A6"/>
                <w:kern w:val="28"/>
                <w:lang w:val="en-GB"/>
              </w:rPr>
            </w:pPr>
          </w:p>
          <w:p w14:paraId="412B5CAD" w14:textId="113A79F7" w:rsidR="0056130C" w:rsidRPr="00297C71" w:rsidDel="00D0427C" w:rsidRDefault="0056130C" w:rsidP="00FA2195">
            <w:pPr>
              <w:spacing w:line="360" w:lineRule="auto"/>
              <w:rPr>
                <w:del w:id="474" w:author="Sergio Castellanos Arciniega" w:date="2021-06-22T12:12:00Z"/>
                <w:rFonts w:ascii="Mark Pro" w:eastAsia="思源黑体" w:hAnsi="Mark Pro"/>
                <w:color w:val="595959" w:themeColor="text1" w:themeTint="A6"/>
                <w:kern w:val="28"/>
                <w:lang w:val="en-GB"/>
              </w:rPr>
            </w:pPr>
          </w:p>
        </w:tc>
      </w:tr>
      <w:tr w:rsidR="00FC7FAF" w:rsidRPr="00297C71" w14:paraId="01F4243C" w14:textId="77777777" w:rsidTr="004B0C43">
        <w:trPr>
          <w:trHeight w:val="850"/>
          <w:trPrChange w:id="475" w:author="Sergio Castellanos Arciniega" w:date="2021-06-22T13:25:00Z">
            <w:trPr>
              <w:trHeight w:val="850"/>
            </w:trPr>
          </w:trPrChange>
        </w:trPr>
        <w:tc>
          <w:tcPr>
            <w:tcW w:w="10456" w:type="dxa"/>
            <w:shd w:val="clear" w:color="auto" w:fill="00B0F0"/>
            <w:vAlign w:val="center"/>
            <w:tcPrChange w:id="476" w:author="Sergio Castellanos Arciniega" w:date="2021-06-22T13:25:00Z">
              <w:tcPr>
                <w:tcW w:w="10466" w:type="dxa"/>
                <w:gridSpan w:val="3"/>
                <w:shd w:val="clear" w:color="auto" w:fill="00B0F0"/>
                <w:vAlign w:val="center"/>
              </w:tcPr>
            </w:tcPrChange>
          </w:tcPr>
          <w:p w14:paraId="68133787" w14:textId="77777777" w:rsidR="00982647" w:rsidRPr="00297C71" w:rsidRDefault="00982647" w:rsidP="00982647">
            <w:pPr>
              <w:spacing w:line="276" w:lineRule="auto"/>
              <w:jc w:val="center"/>
              <w:rPr>
                <w:rFonts w:ascii="Mark Pro Medium" w:eastAsia="思源黑体" w:hAnsi="Mark Pro Medium"/>
                <w:b/>
                <w:bCs/>
                <w:color w:val="FFFFFF" w:themeColor="background1"/>
                <w:kern w:val="28"/>
                <w:sz w:val="28"/>
                <w:szCs w:val="28"/>
                <w:lang w:val="en-GB"/>
              </w:rPr>
            </w:pPr>
            <w:r w:rsidRPr="00297C71">
              <w:rPr>
                <w:rFonts w:ascii="Mark Pro Medium" w:eastAsia="思源黑体" w:hAnsi="Mark Pro Medium"/>
                <w:b/>
                <w:bCs/>
                <w:color w:val="FFFFFF" w:themeColor="background1"/>
                <w:kern w:val="28"/>
                <w:sz w:val="28"/>
                <w:szCs w:val="28"/>
                <w:lang w:val="en-GB"/>
              </w:rPr>
              <w:t>3. Trying out</w:t>
            </w:r>
          </w:p>
          <w:p w14:paraId="3D97C1D7" w14:textId="1448CEAC" w:rsidR="00FC7FAF" w:rsidRPr="00297C71" w:rsidRDefault="00FC7FAF" w:rsidP="004E5761">
            <w:pPr>
              <w:spacing w:line="276" w:lineRule="auto"/>
              <w:jc w:val="center"/>
              <w:rPr>
                <w:rFonts w:ascii="Mark Pro Medium" w:eastAsia="思源黑体" w:hAnsi="Mark Pro Medium"/>
                <w:b/>
                <w:bCs/>
                <w:color w:val="FFFFFF" w:themeColor="background1"/>
                <w:kern w:val="28"/>
                <w:sz w:val="28"/>
                <w:szCs w:val="28"/>
                <w:lang w:val="en-GB"/>
              </w:rPr>
            </w:pPr>
            <w:r w:rsidRPr="00297C71">
              <w:rPr>
                <w:rFonts w:ascii="Mark Pro Medium" w:eastAsia="思源黑体" w:hAnsi="Mark Pro Medium"/>
                <w:b/>
                <w:bCs/>
                <w:color w:val="FFFFFF" w:themeColor="background1"/>
                <w:kern w:val="28"/>
                <w:sz w:val="28"/>
                <w:szCs w:val="28"/>
                <w:lang w:val="en-GB"/>
              </w:rPr>
              <w:t>[</w:t>
            </w:r>
            <w:r w:rsidR="00982647" w:rsidRPr="00297C71">
              <w:rPr>
                <w:rFonts w:ascii="Mark Pro Medium" w:eastAsia="思源黑体" w:hAnsi="Mark Pro Medium"/>
                <w:b/>
                <w:bCs/>
                <w:color w:val="FFFFFF" w:themeColor="background1"/>
                <w:kern w:val="28"/>
                <w:sz w:val="28"/>
                <w:szCs w:val="28"/>
                <w:lang w:val="en-GB"/>
              </w:rPr>
              <w:t>25</w:t>
            </w:r>
            <w:r w:rsidRPr="00297C71">
              <w:rPr>
                <w:rFonts w:ascii="Mark Pro Medium" w:eastAsia="思源黑体" w:hAnsi="Mark Pro Medium"/>
                <w:b/>
                <w:bCs/>
                <w:color w:val="FFFFFF" w:themeColor="background1"/>
                <w:kern w:val="28"/>
                <w:sz w:val="28"/>
                <w:szCs w:val="28"/>
                <w:lang w:val="en-GB"/>
              </w:rPr>
              <w:t xml:space="preserve"> minutes]</w:t>
            </w:r>
          </w:p>
        </w:tc>
      </w:tr>
      <w:tr w:rsidR="00B13FEC" w:rsidRPr="00297C71" w14:paraId="2405A113" w14:textId="77777777" w:rsidTr="004B0C43">
        <w:tblPrEx>
          <w:tblPrExChange w:id="477" w:author="Sergio Castellanos Arciniega" w:date="2021-06-22T13:25:00Z">
            <w:tblPrEx>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850"/>
          <w:ins w:id="478" w:author="Sergio Castellanos Arciniega" w:date="2021-06-22T12:28:00Z"/>
          <w:trPrChange w:id="479" w:author="Sergio Castellanos Arciniega" w:date="2021-06-22T13:25:00Z">
            <w:trPr>
              <w:gridBefore w:val="1"/>
              <w:gridAfter w:val="0"/>
              <w:trHeight w:val="850"/>
            </w:trPr>
          </w:trPrChange>
        </w:trPr>
        <w:tc>
          <w:tcPr>
            <w:tcW w:w="10456" w:type="dxa"/>
            <w:shd w:val="clear" w:color="auto" w:fill="auto"/>
            <w:vAlign w:val="center"/>
            <w:tcPrChange w:id="480" w:author="Sergio Castellanos Arciniega" w:date="2021-06-22T13:25:00Z">
              <w:tcPr>
                <w:tcW w:w="10456" w:type="dxa"/>
                <w:shd w:val="clear" w:color="auto" w:fill="00B0F0"/>
                <w:vAlign w:val="center"/>
              </w:tcPr>
            </w:tcPrChange>
          </w:tcPr>
          <w:p w14:paraId="2EB0B100" w14:textId="77777777" w:rsidR="00B13FEC" w:rsidRPr="00EB25E9" w:rsidRDefault="00B13FEC" w:rsidP="00B13FEC">
            <w:pPr>
              <w:spacing w:before="240" w:line="360" w:lineRule="auto"/>
              <w:rPr>
                <w:ins w:id="481" w:author="Sergio Castellanos Arciniega" w:date="2021-06-22T12:28:00Z"/>
                <w:rFonts w:ascii="Mark Pro Medium" w:eastAsia="思源黑体" w:hAnsi="Mark Pro Medium"/>
                <w:b/>
                <w:bCs/>
                <w:color w:val="595959" w:themeColor="text1" w:themeTint="A6"/>
                <w:kern w:val="28"/>
                <w:lang w:val="en-GB"/>
              </w:rPr>
            </w:pPr>
            <w:ins w:id="482" w:author="Sergio Castellanos Arciniega" w:date="2021-06-22T12:28:00Z">
              <w:r w:rsidRPr="00EB25E9">
                <w:rPr>
                  <w:rFonts w:ascii="Mark Pro Medium" w:eastAsia="思源黑体" w:hAnsi="Mark Pro Medium"/>
                  <w:b/>
                  <w:bCs/>
                  <w:color w:val="595959" w:themeColor="text1" w:themeTint="A6"/>
                  <w:kern w:val="28"/>
                  <w:lang w:val="en-GB"/>
                </w:rPr>
                <w:t xml:space="preserve">Step 3: Trying out </w:t>
              </w:r>
            </w:ins>
          </w:p>
          <w:p w14:paraId="4B83178E" w14:textId="77777777" w:rsidR="00B13FEC" w:rsidRPr="00EB25E9" w:rsidRDefault="00B13FEC" w:rsidP="00B13FEC">
            <w:pPr>
              <w:spacing w:line="360" w:lineRule="auto"/>
              <w:rPr>
                <w:ins w:id="483" w:author="Sergio Castellanos Arciniega" w:date="2021-06-22T12:28:00Z"/>
                <w:rFonts w:ascii="Mark Pro" w:eastAsia="思源黑体" w:hAnsi="Mark Pro"/>
                <w:color w:val="595959" w:themeColor="text1" w:themeTint="A6"/>
                <w:kern w:val="28"/>
                <w:lang w:val="en-GB"/>
              </w:rPr>
            </w:pPr>
            <w:ins w:id="484" w:author="Sergio Castellanos Arciniega" w:date="2021-06-22T12:28:00Z">
              <w:r>
                <w:rPr>
                  <w:rFonts w:ascii="Mark Pro" w:eastAsia="思源黑体" w:hAnsi="Mark Pro"/>
                  <w:color w:val="595959" w:themeColor="text1" w:themeTint="A6"/>
                  <w:kern w:val="28"/>
                  <w:lang w:val="en-GB"/>
                </w:rPr>
                <w:t>Now y</w:t>
              </w:r>
              <w:r w:rsidRPr="00297C71">
                <w:rPr>
                  <w:rFonts w:ascii="Mark Pro" w:eastAsia="思源黑体" w:hAnsi="Mark Pro"/>
                  <w:color w:val="595959" w:themeColor="text1" w:themeTint="A6"/>
                  <w:kern w:val="28"/>
                  <w:lang w:val="en-GB"/>
                </w:rPr>
                <w:t xml:space="preserve">ou know how to make a WIFI connection, program speech recognition and deploy Cloud or LAN messaging. It is now time to get started yourself. You are going to program a polite service robot – a robot waiter. There are already restaurants in some countries where a robot comes to take the order and brings the food from the kitchen. Take a look at the following video: </w:t>
              </w:r>
              <w:r>
                <w:rPr>
                  <w:rFonts w:ascii="Mark Pro" w:hAnsi="Mark Pro"/>
                  <w:color w:val="595959" w:themeColor="text1" w:themeTint="A6"/>
                  <w:lang w:val="en-GB"/>
                </w:rPr>
                <w:fldChar w:fldCharType="begin"/>
              </w:r>
              <w:r>
                <w:rPr>
                  <w:rFonts w:ascii="Mark Pro" w:hAnsi="Mark Pro"/>
                  <w:color w:val="595959" w:themeColor="text1" w:themeTint="A6"/>
                  <w:lang w:val="en-GB"/>
                </w:rPr>
                <w:instrText xml:space="preserve"> HYPERLINK "</w:instrText>
              </w:r>
              <w:r w:rsidRPr="00EB25E9">
                <w:rPr>
                  <w:rFonts w:ascii="Mark Pro" w:hAnsi="Mark Pro"/>
                  <w:color w:val="595959" w:themeColor="text1" w:themeTint="A6"/>
                  <w:lang w:val="en-GB"/>
                </w:rPr>
                <w:instrText>https://www.youtube.com/watch?v=FFCPKmLAZb4</w:instrText>
              </w:r>
              <w:r>
                <w:rPr>
                  <w:rFonts w:ascii="Mark Pro" w:hAnsi="Mark Pro"/>
                  <w:color w:val="595959" w:themeColor="text1" w:themeTint="A6"/>
                  <w:lang w:val="en-GB"/>
                </w:rPr>
                <w:instrText xml:space="preserve">" </w:instrText>
              </w:r>
              <w:r>
                <w:rPr>
                  <w:rFonts w:ascii="Mark Pro" w:hAnsi="Mark Pro"/>
                  <w:color w:val="595959" w:themeColor="text1" w:themeTint="A6"/>
                  <w:lang w:val="en-GB"/>
                </w:rPr>
                <w:fldChar w:fldCharType="separate"/>
              </w:r>
              <w:r w:rsidRPr="00EB25E9">
                <w:rPr>
                  <w:rStyle w:val="Hyperlink"/>
                  <w:rFonts w:ascii="Mark Pro" w:hAnsi="Mark Pro"/>
                  <w:lang w:val="en-GB"/>
                </w:rPr>
                <w:t>https://www.youtube.com/watch?v=FFCPKmLAZb4</w:t>
              </w:r>
              <w:r>
                <w:rPr>
                  <w:rFonts w:ascii="Mark Pro" w:hAnsi="Mark Pro"/>
                  <w:color w:val="595959" w:themeColor="text1" w:themeTint="A6"/>
                  <w:lang w:val="en-GB"/>
                </w:rPr>
                <w:fldChar w:fldCharType="end"/>
              </w:r>
            </w:ins>
          </w:p>
          <w:p w14:paraId="348C46DD" w14:textId="77777777" w:rsidR="00AB1D52" w:rsidRDefault="00AB1D52">
            <w:pPr>
              <w:spacing w:line="360" w:lineRule="auto"/>
              <w:rPr>
                <w:ins w:id="485" w:author="Sergio Castellanos Arciniega" w:date="2021-06-23T10:26:00Z"/>
                <w:rFonts w:ascii="Mark Pro" w:eastAsia="思源黑体" w:hAnsi="Mark Pro"/>
                <w:color w:val="595959" w:themeColor="text1" w:themeTint="A6"/>
                <w:kern w:val="28"/>
                <w:lang w:val="en-GB"/>
              </w:rPr>
            </w:pPr>
          </w:p>
          <w:p w14:paraId="582C5964" w14:textId="77777777" w:rsidR="00AB1D52" w:rsidRDefault="00AB1D52">
            <w:pPr>
              <w:spacing w:line="360" w:lineRule="auto"/>
              <w:rPr>
                <w:ins w:id="486" w:author="Sergio Castellanos Arciniega" w:date="2021-06-23T10:26:00Z"/>
                <w:rFonts w:ascii="Mark Pro" w:eastAsia="思源黑体" w:hAnsi="Mark Pro"/>
                <w:color w:val="595959" w:themeColor="text1" w:themeTint="A6"/>
                <w:kern w:val="28"/>
                <w:lang w:val="en-GB"/>
              </w:rPr>
            </w:pPr>
          </w:p>
          <w:p w14:paraId="797D141F" w14:textId="77777777" w:rsidR="00AB1D52" w:rsidRDefault="00AB1D52">
            <w:pPr>
              <w:spacing w:line="360" w:lineRule="auto"/>
              <w:rPr>
                <w:ins w:id="487" w:author="Sergio Castellanos Arciniega" w:date="2021-06-23T10:26:00Z"/>
                <w:rFonts w:ascii="Mark Pro" w:eastAsia="思源黑体" w:hAnsi="Mark Pro"/>
                <w:color w:val="595959" w:themeColor="text1" w:themeTint="A6"/>
                <w:kern w:val="28"/>
                <w:lang w:val="en-GB"/>
              </w:rPr>
            </w:pPr>
          </w:p>
          <w:p w14:paraId="33EA83FA" w14:textId="77777777" w:rsidR="00AB1D52" w:rsidRDefault="00AB1D52">
            <w:pPr>
              <w:spacing w:line="360" w:lineRule="auto"/>
              <w:rPr>
                <w:ins w:id="488" w:author="Sergio Castellanos Arciniega" w:date="2021-06-23T10:26:00Z"/>
                <w:rFonts w:ascii="Mark Pro" w:eastAsia="思源黑体" w:hAnsi="Mark Pro"/>
                <w:color w:val="595959" w:themeColor="text1" w:themeTint="A6"/>
                <w:kern w:val="28"/>
                <w:lang w:val="en-GB"/>
              </w:rPr>
            </w:pPr>
          </w:p>
          <w:p w14:paraId="186FA132" w14:textId="77777777" w:rsidR="00AB1D52" w:rsidRDefault="00AB1D52">
            <w:pPr>
              <w:spacing w:line="360" w:lineRule="auto"/>
              <w:rPr>
                <w:ins w:id="489" w:author="Sergio Castellanos Arciniega" w:date="2021-06-23T10:26:00Z"/>
                <w:rFonts w:ascii="Mark Pro" w:eastAsia="思源黑体" w:hAnsi="Mark Pro"/>
                <w:color w:val="595959" w:themeColor="text1" w:themeTint="A6"/>
                <w:kern w:val="28"/>
                <w:lang w:val="en-GB"/>
              </w:rPr>
            </w:pPr>
          </w:p>
          <w:p w14:paraId="3677590A" w14:textId="77777777" w:rsidR="00AB1D52" w:rsidRDefault="00AB1D52">
            <w:pPr>
              <w:spacing w:line="360" w:lineRule="auto"/>
              <w:rPr>
                <w:ins w:id="490" w:author="Sergio Castellanos Arciniega" w:date="2021-06-23T10:27:00Z"/>
                <w:rFonts w:ascii="Mark Pro" w:eastAsia="思源黑体" w:hAnsi="Mark Pro"/>
                <w:color w:val="595959" w:themeColor="text1" w:themeTint="A6"/>
                <w:kern w:val="28"/>
                <w:lang w:val="en-GB"/>
              </w:rPr>
            </w:pPr>
          </w:p>
          <w:p w14:paraId="40C764FD" w14:textId="659F972C" w:rsidR="00B13FEC" w:rsidRPr="00297C71" w:rsidRDefault="00B13FEC">
            <w:pPr>
              <w:spacing w:line="360" w:lineRule="auto"/>
              <w:rPr>
                <w:ins w:id="491" w:author="Sergio Castellanos Arciniega" w:date="2021-06-22T12:28:00Z"/>
                <w:rFonts w:ascii="Mark Pro" w:eastAsia="思源黑体" w:hAnsi="Mark Pro"/>
                <w:color w:val="595959" w:themeColor="text1" w:themeTint="A6"/>
                <w:kern w:val="28"/>
                <w:lang w:val="en-GB"/>
              </w:rPr>
            </w:pPr>
            <w:ins w:id="492" w:author="Sergio Castellanos Arciniega" w:date="2021-06-22T12:28:00Z">
              <w:r w:rsidRPr="00297C71">
                <w:rPr>
                  <w:rFonts w:ascii="Mark Pro" w:eastAsia="思源黑体" w:hAnsi="Mark Pro"/>
                  <w:color w:val="595959" w:themeColor="text1" w:themeTint="A6"/>
                  <w:kern w:val="28"/>
                  <w:lang w:val="en-GB"/>
                </w:rPr>
                <w:t>The robot waiter you are going to make must be able to do a number of things:</w:t>
              </w:r>
            </w:ins>
          </w:p>
          <w:p w14:paraId="3C7A0C83" w14:textId="77777777" w:rsidR="00B13FEC" w:rsidRPr="00297C71" w:rsidRDefault="00B13FEC">
            <w:pPr>
              <w:pStyle w:val="ListParagraph"/>
              <w:numPr>
                <w:ilvl w:val="0"/>
                <w:numId w:val="34"/>
              </w:numPr>
              <w:spacing w:after="160" w:line="360" w:lineRule="auto"/>
              <w:rPr>
                <w:ins w:id="493" w:author="Sergio Castellanos Arciniega" w:date="2021-06-22T12:28:00Z"/>
                <w:rFonts w:ascii="Mark Pro" w:eastAsia="思源黑体" w:hAnsi="Mark Pro"/>
                <w:color w:val="595959" w:themeColor="text1" w:themeTint="A6"/>
                <w:kern w:val="28"/>
                <w:lang w:val="en-GB"/>
              </w:rPr>
              <w:pPrChange w:id="494" w:author="Sergio Castellanos Arciniega" w:date="2021-06-22T12:29:00Z">
                <w:pPr>
                  <w:pStyle w:val="ListParagraph"/>
                  <w:numPr>
                    <w:numId w:val="34"/>
                  </w:numPr>
                  <w:spacing w:after="160" w:line="276" w:lineRule="auto"/>
                  <w:ind w:hanging="360"/>
                </w:pPr>
              </w:pPrChange>
            </w:pPr>
            <w:ins w:id="495" w:author="Sergio Castellanos Arciniega" w:date="2021-06-22T12:28:00Z">
              <w:r w:rsidRPr="00297C71">
                <w:rPr>
                  <w:rFonts w:ascii="Mark Pro" w:eastAsia="思源黑体" w:hAnsi="Mark Pro"/>
                  <w:color w:val="595959" w:themeColor="text1" w:themeTint="A6"/>
                  <w:kern w:val="28"/>
                  <w:lang w:val="en-GB"/>
                </w:rPr>
                <w:t>Drive along a straight line</w:t>
              </w:r>
            </w:ins>
          </w:p>
          <w:p w14:paraId="313EC5D2" w14:textId="77777777" w:rsidR="00B13FEC" w:rsidRPr="00297C71" w:rsidRDefault="00B13FEC">
            <w:pPr>
              <w:pStyle w:val="ListParagraph"/>
              <w:numPr>
                <w:ilvl w:val="0"/>
                <w:numId w:val="34"/>
              </w:numPr>
              <w:spacing w:after="160" w:line="360" w:lineRule="auto"/>
              <w:rPr>
                <w:ins w:id="496" w:author="Sergio Castellanos Arciniega" w:date="2021-06-22T12:28:00Z"/>
                <w:rFonts w:ascii="Mark Pro" w:eastAsia="思源黑体" w:hAnsi="Mark Pro"/>
                <w:color w:val="595959" w:themeColor="text1" w:themeTint="A6"/>
                <w:kern w:val="28"/>
                <w:lang w:val="en-GB"/>
              </w:rPr>
              <w:pPrChange w:id="497" w:author="Sergio Castellanos Arciniega" w:date="2021-06-22T12:29:00Z">
                <w:pPr>
                  <w:pStyle w:val="ListParagraph"/>
                  <w:numPr>
                    <w:numId w:val="34"/>
                  </w:numPr>
                  <w:spacing w:after="160" w:line="276" w:lineRule="auto"/>
                  <w:ind w:hanging="360"/>
                </w:pPr>
              </w:pPrChange>
            </w:pPr>
            <w:ins w:id="498" w:author="Sergio Castellanos Arciniega" w:date="2021-06-22T12:28:00Z">
              <w:r w:rsidRPr="00297C71">
                <w:rPr>
                  <w:rFonts w:ascii="Mark Pro" w:eastAsia="思源黑体" w:hAnsi="Mark Pro"/>
                  <w:color w:val="595959" w:themeColor="text1" w:themeTint="A6"/>
                  <w:kern w:val="28"/>
                  <w:lang w:val="en-GB"/>
                </w:rPr>
                <w:t>Stop at a red area (your table), take an order and send the order to the kitchen</w:t>
              </w:r>
            </w:ins>
          </w:p>
          <w:p w14:paraId="5037E706" w14:textId="77777777" w:rsidR="00B13FEC" w:rsidRPr="00297C71" w:rsidRDefault="00B13FEC">
            <w:pPr>
              <w:pStyle w:val="ListParagraph"/>
              <w:numPr>
                <w:ilvl w:val="0"/>
                <w:numId w:val="34"/>
              </w:numPr>
              <w:spacing w:after="160" w:line="360" w:lineRule="auto"/>
              <w:rPr>
                <w:ins w:id="499" w:author="Sergio Castellanos Arciniega" w:date="2021-06-22T12:28:00Z"/>
                <w:rFonts w:ascii="Mark Pro" w:eastAsia="思源黑体" w:hAnsi="Mark Pro"/>
                <w:color w:val="595959" w:themeColor="text1" w:themeTint="A6"/>
                <w:kern w:val="28"/>
                <w:lang w:val="en-GB"/>
              </w:rPr>
              <w:pPrChange w:id="500" w:author="Sergio Castellanos Arciniega" w:date="2021-06-22T12:29:00Z">
                <w:pPr>
                  <w:pStyle w:val="ListParagraph"/>
                  <w:numPr>
                    <w:numId w:val="34"/>
                  </w:numPr>
                  <w:spacing w:after="160" w:line="276" w:lineRule="auto"/>
                  <w:ind w:hanging="360"/>
                </w:pPr>
              </w:pPrChange>
            </w:pPr>
            <w:ins w:id="501" w:author="Sergio Castellanos Arciniega" w:date="2021-06-22T12:28:00Z">
              <w:r w:rsidRPr="00297C71">
                <w:rPr>
                  <w:rFonts w:ascii="Mark Pro" w:eastAsia="思源黑体" w:hAnsi="Mark Pro"/>
                  <w:color w:val="595959" w:themeColor="text1" w:themeTint="A6"/>
                  <w:kern w:val="28"/>
                  <w:lang w:val="en-GB"/>
                </w:rPr>
                <w:t>Additional option: if a second mBot2 or CyberPi is available, then display the orders to the kitchen (so they can start preparing the food already)</w:t>
              </w:r>
            </w:ins>
          </w:p>
          <w:p w14:paraId="0BA6B3F0" w14:textId="77777777" w:rsidR="00B13FEC" w:rsidRPr="00297C71" w:rsidRDefault="00B13FEC">
            <w:pPr>
              <w:pStyle w:val="ListParagraph"/>
              <w:numPr>
                <w:ilvl w:val="0"/>
                <w:numId w:val="34"/>
              </w:numPr>
              <w:spacing w:after="160" w:line="360" w:lineRule="auto"/>
              <w:rPr>
                <w:ins w:id="502" w:author="Sergio Castellanos Arciniega" w:date="2021-06-22T12:28:00Z"/>
                <w:rFonts w:ascii="Mark Pro" w:eastAsia="思源黑体" w:hAnsi="Mark Pro"/>
                <w:color w:val="595959" w:themeColor="text1" w:themeTint="A6"/>
                <w:kern w:val="28"/>
                <w:lang w:val="en-GB"/>
              </w:rPr>
              <w:pPrChange w:id="503" w:author="Sergio Castellanos Arciniega" w:date="2021-06-22T12:29:00Z">
                <w:pPr>
                  <w:pStyle w:val="ListParagraph"/>
                  <w:numPr>
                    <w:numId w:val="34"/>
                  </w:numPr>
                  <w:spacing w:after="160" w:line="276" w:lineRule="auto"/>
                  <w:ind w:hanging="360"/>
                </w:pPr>
              </w:pPrChange>
            </w:pPr>
            <w:ins w:id="504" w:author="Sergio Castellanos Arciniega" w:date="2021-06-22T12:28:00Z">
              <w:r w:rsidRPr="00297C71">
                <w:rPr>
                  <w:rFonts w:ascii="Mark Pro" w:eastAsia="思源黑体" w:hAnsi="Mark Pro"/>
                  <w:color w:val="595959" w:themeColor="text1" w:themeTint="A6"/>
                  <w:kern w:val="28"/>
                  <w:lang w:val="en-GB"/>
                </w:rPr>
                <w:t>Continue driving until the mBot2 encounters a green surface (the kitchen) and stops to pick up the food from the kitchen</w:t>
              </w:r>
            </w:ins>
          </w:p>
          <w:p w14:paraId="1551C11A" w14:textId="77777777" w:rsidR="00B13FEC" w:rsidRPr="00297C71" w:rsidRDefault="00B13FEC">
            <w:pPr>
              <w:pStyle w:val="ListParagraph"/>
              <w:numPr>
                <w:ilvl w:val="0"/>
                <w:numId w:val="34"/>
              </w:numPr>
              <w:spacing w:after="160" w:line="360" w:lineRule="auto"/>
              <w:rPr>
                <w:ins w:id="505" w:author="Sergio Castellanos Arciniega" w:date="2021-06-22T12:28:00Z"/>
                <w:rFonts w:ascii="Mark Pro" w:eastAsia="思源黑体" w:hAnsi="Mark Pro"/>
                <w:color w:val="595959" w:themeColor="text1" w:themeTint="A6"/>
                <w:kern w:val="28"/>
                <w:lang w:val="en-GB"/>
              </w:rPr>
              <w:pPrChange w:id="506" w:author="Sergio Castellanos Arciniega" w:date="2021-06-22T12:29:00Z">
                <w:pPr>
                  <w:pStyle w:val="ListParagraph"/>
                  <w:numPr>
                    <w:numId w:val="34"/>
                  </w:numPr>
                  <w:spacing w:after="160" w:line="276" w:lineRule="auto"/>
                  <w:ind w:hanging="360"/>
                </w:pPr>
              </w:pPrChange>
            </w:pPr>
            <w:ins w:id="507" w:author="Sergio Castellanos Arciniega" w:date="2021-06-22T12:28:00Z">
              <w:r w:rsidRPr="00297C71">
                <w:rPr>
                  <w:rFonts w:ascii="Mark Pro" w:eastAsia="思源黑体" w:hAnsi="Mark Pro"/>
                  <w:color w:val="595959" w:themeColor="text1" w:themeTint="A6"/>
                  <w:kern w:val="28"/>
                  <w:lang w:val="en-GB"/>
                </w:rPr>
                <w:t>Optional: if a second mBot2 or CyberPi is available, then give a notification that the food is being delivered</w:t>
              </w:r>
            </w:ins>
          </w:p>
          <w:p w14:paraId="0CD93E04" w14:textId="2B1D71A1" w:rsidR="00B13FEC" w:rsidRDefault="00B13FEC" w:rsidP="00B13FEC">
            <w:pPr>
              <w:spacing w:line="360" w:lineRule="auto"/>
              <w:rPr>
                <w:ins w:id="508" w:author="Sergio Castellanos Arciniega" w:date="2021-06-22T12:29:00Z"/>
                <w:rFonts w:ascii="Mark Pro" w:eastAsia="思源黑体" w:hAnsi="Mark Pro"/>
                <w:color w:val="595959" w:themeColor="text1" w:themeTint="A6"/>
                <w:kern w:val="28"/>
                <w:lang w:val="en-GB"/>
              </w:rPr>
            </w:pPr>
            <w:ins w:id="509" w:author="Sergio Castellanos Arciniega" w:date="2021-06-22T12:28:00Z">
              <w:r w:rsidRPr="00297C71">
                <w:rPr>
                  <w:rFonts w:ascii="Mark Pro" w:eastAsia="思源黑体" w:hAnsi="Mark Pro"/>
                  <w:color w:val="595959" w:themeColor="text1" w:themeTint="A6"/>
                  <w:kern w:val="28"/>
                  <w:lang w:val="en-GB"/>
                </w:rPr>
                <w:t>The start-up sequence is nearly identical to the previous examples – remember to put in the correct SSID and password:</w:t>
              </w:r>
            </w:ins>
            <w:ins w:id="510" w:author="Sergio Castellanos Arciniega" w:date="2021-06-22T12:30:00Z">
              <w:r w:rsidRPr="00297C71">
                <w:rPr>
                  <w:noProof/>
                  <w:lang w:val="en-GB"/>
                </w:rPr>
                <w:t xml:space="preserve"> </w:t>
              </w:r>
            </w:ins>
          </w:p>
          <w:p w14:paraId="7A9C5261" w14:textId="4A5B5B62" w:rsidR="00B13FEC" w:rsidRDefault="00B13FEC" w:rsidP="00B13FEC">
            <w:pPr>
              <w:spacing w:line="360" w:lineRule="auto"/>
              <w:rPr>
                <w:ins w:id="511" w:author="Sergio Castellanos Arciniega" w:date="2021-06-22T12:31:00Z"/>
                <w:rFonts w:ascii="Mark Pro" w:eastAsia="思源黑体" w:hAnsi="Mark Pro"/>
                <w:color w:val="595959" w:themeColor="text1" w:themeTint="A6"/>
                <w:kern w:val="28"/>
                <w:lang w:val="en-GB"/>
              </w:rPr>
            </w:pPr>
            <w:ins w:id="512" w:author="Sergio Castellanos Arciniega" w:date="2021-06-22T12:29:00Z">
              <w:r w:rsidRPr="00297C71">
                <w:rPr>
                  <w:noProof/>
                  <w:lang w:val="en-GB"/>
                </w:rPr>
                <w:drawing>
                  <wp:inline distT="0" distB="0" distL="0" distR="0" wp14:anchorId="27287DA8" wp14:editId="2DCD9CB7">
                    <wp:extent cx="4044462" cy="2673457"/>
                    <wp:effectExtent l="0" t="0" r="0" b="0"/>
                    <wp:docPr id="46" name="Grafik 1441396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30"/>
                            <pic:cNvPicPr/>
                          </pic:nvPicPr>
                          <pic:blipFill>
                            <a:blip r:embed="rId43">
                              <a:extLst>
                                <a:ext uri="{28A0092B-C50C-407E-A947-70E740481C1C}">
                                  <a14:useLocalDpi xmlns:a14="http://schemas.microsoft.com/office/drawing/2010/main" val="0"/>
                                </a:ext>
                              </a:extLst>
                            </a:blip>
                            <a:stretch>
                              <a:fillRect/>
                            </a:stretch>
                          </pic:blipFill>
                          <pic:spPr>
                            <a:xfrm>
                              <a:off x="0" y="0"/>
                              <a:ext cx="4081739" cy="2698098"/>
                            </a:xfrm>
                            <a:prstGeom prst="rect">
                              <a:avLst/>
                            </a:prstGeom>
                          </pic:spPr>
                        </pic:pic>
                      </a:graphicData>
                    </a:graphic>
                  </wp:inline>
                </w:drawing>
              </w:r>
            </w:ins>
          </w:p>
          <w:p w14:paraId="52403FE9" w14:textId="77777777" w:rsidR="00B13FEC" w:rsidRPr="00297C71" w:rsidRDefault="00B13FEC" w:rsidP="00B13FEC">
            <w:pPr>
              <w:spacing w:line="360" w:lineRule="auto"/>
              <w:rPr>
                <w:ins w:id="513" w:author="Sergio Castellanos Arciniega" w:date="2021-06-22T12:31:00Z"/>
                <w:rFonts w:ascii="Mark Pro" w:eastAsia="思源黑体" w:hAnsi="Mark Pro"/>
                <w:color w:val="595959" w:themeColor="text1" w:themeTint="A6"/>
                <w:kern w:val="28"/>
                <w:lang w:val="en-GB"/>
              </w:rPr>
            </w:pPr>
            <w:ins w:id="514" w:author="Sergio Castellanos Arciniega" w:date="2021-06-22T12:31:00Z">
              <w:r w:rsidRPr="00297C71">
                <w:rPr>
                  <w:rFonts w:ascii="Mark Pro" w:eastAsia="思源黑体" w:hAnsi="Mark Pro"/>
                  <w:color w:val="595959" w:themeColor="text1" w:themeTint="A6"/>
                  <w:kern w:val="28"/>
                  <w:lang w:val="en-GB"/>
                </w:rPr>
                <w:t>The next code block is programmed in the same script field under the previous example. In this code block, you instruct the mBot2 to start driving and then stop at a red marker to take the order. After that, the mBot2 drives on to a green mark. The colour markers indicate the table and the kitchen. To start easier, we assume they are in a straight line. If you have everything working, you can extend this further and include the knowledge you gained from previous lessons and make the robot follow a line to the table (the provided map has red and green markers on the track that can be used for this purpose). Lesson 5 explains all about line following…</w:t>
              </w:r>
            </w:ins>
          </w:p>
          <w:p w14:paraId="05E0A3E4" w14:textId="77777777" w:rsidR="00B13FEC" w:rsidRPr="00297C71" w:rsidRDefault="00B13FEC" w:rsidP="00B13FEC">
            <w:pPr>
              <w:spacing w:line="360" w:lineRule="auto"/>
              <w:rPr>
                <w:ins w:id="515" w:author="Sergio Castellanos Arciniega" w:date="2021-06-22T12:31:00Z"/>
                <w:rFonts w:ascii="Mark Pro" w:eastAsia="思源黑体" w:hAnsi="Mark Pro"/>
                <w:color w:val="595959" w:themeColor="text1" w:themeTint="A6"/>
                <w:kern w:val="28"/>
                <w:lang w:val="en-GB"/>
              </w:rPr>
            </w:pPr>
            <w:ins w:id="516" w:author="Sergio Castellanos Arciniega" w:date="2021-06-22T12:31:00Z">
              <w:r w:rsidRPr="00297C71">
                <w:rPr>
                  <w:rFonts w:ascii="Mark Pro" w:eastAsia="思源黑体" w:hAnsi="Mark Pro"/>
                  <w:color w:val="595959" w:themeColor="text1" w:themeTint="A6"/>
                  <w:kern w:val="28"/>
                  <w:lang w:val="en-GB"/>
                </w:rPr>
                <w:t xml:space="preserve">As an extra addition to voice recognition, staying with the straight line between table and kitchen, you can use cloud or LAN messaging to send the order to another mBot2 or CyberPi to display. </w:t>
              </w:r>
            </w:ins>
          </w:p>
          <w:p w14:paraId="636222E6" w14:textId="65A2C9E5" w:rsidR="00B13FEC" w:rsidRDefault="00B13FEC" w:rsidP="00B13FEC">
            <w:pPr>
              <w:spacing w:line="360" w:lineRule="auto"/>
              <w:rPr>
                <w:ins w:id="517" w:author="Sergio Castellanos Arciniega" w:date="2021-06-22T12:31:00Z"/>
                <w:rFonts w:ascii="Mark Pro" w:eastAsia="思源黑体" w:hAnsi="Mark Pro"/>
                <w:color w:val="595959" w:themeColor="text1" w:themeTint="A6"/>
                <w:kern w:val="28"/>
                <w:lang w:val="en-GB"/>
              </w:rPr>
            </w:pPr>
            <w:ins w:id="518" w:author="Sergio Castellanos Arciniega" w:date="2021-06-22T12:32:00Z">
              <w:r w:rsidRPr="00297C71">
                <w:rPr>
                  <w:noProof/>
                  <w:lang w:val="en-GB"/>
                </w:rPr>
                <w:drawing>
                  <wp:inline distT="0" distB="0" distL="0" distR="0" wp14:anchorId="31284011" wp14:editId="5AC9FAF9">
                    <wp:extent cx="6480000" cy="2370098"/>
                    <wp:effectExtent l="0" t="0" r="0" b="0"/>
                    <wp:docPr id="58" name="Grafik 1441396231" descr="Ein Bild, das Text, Monitor, Screenshot, Bildschir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31"/>
                            <pic:cNvPicPr/>
                          </pic:nvPicPr>
                          <pic:blipFill>
                            <a:blip r:embed="rId44">
                              <a:extLst>
                                <a:ext uri="{28A0092B-C50C-407E-A947-70E740481C1C}">
                                  <a14:useLocalDpi xmlns:a14="http://schemas.microsoft.com/office/drawing/2010/main" val="0"/>
                                </a:ext>
                              </a:extLst>
                            </a:blip>
                            <a:stretch>
                              <a:fillRect/>
                            </a:stretch>
                          </pic:blipFill>
                          <pic:spPr>
                            <a:xfrm>
                              <a:off x="0" y="0"/>
                              <a:ext cx="6480000" cy="2370098"/>
                            </a:xfrm>
                            <a:prstGeom prst="rect">
                              <a:avLst/>
                            </a:prstGeom>
                          </pic:spPr>
                        </pic:pic>
                      </a:graphicData>
                    </a:graphic>
                  </wp:inline>
                </w:drawing>
              </w:r>
            </w:ins>
          </w:p>
          <w:p w14:paraId="0181AF76" w14:textId="77777777" w:rsidR="00B13FEC" w:rsidRPr="00297C71" w:rsidRDefault="00B13FEC">
            <w:pPr>
              <w:spacing w:line="360" w:lineRule="auto"/>
              <w:rPr>
                <w:ins w:id="519" w:author="Sergio Castellanos Arciniega" w:date="2021-06-22T12:33:00Z"/>
                <w:rFonts w:ascii="Mark Pro" w:eastAsia="思源黑体" w:hAnsi="Mark Pro"/>
                <w:color w:val="595959" w:themeColor="text1" w:themeTint="A6"/>
                <w:kern w:val="28"/>
                <w:lang w:val="en-GB"/>
              </w:rPr>
            </w:pPr>
            <w:ins w:id="520" w:author="Sergio Castellanos Arciniega" w:date="2021-06-22T12:33:00Z">
              <w:r w:rsidRPr="00297C71">
                <w:rPr>
                  <w:rFonts w:ascii="Mark Pro" w:eastAsia="思源黑体" w:hAnsi="Mark Pro"/>
                  <w:color w:val="595959" w:themeColor="text1" w:themeTint="A6"/>
                  <w:kern w:val="28"/>
                  <w:lang w:val="en-GB"/>
                </w:rPr>
                <w:t>You have to create yourself the block 'get_order' in 'My blocks'. This helps keeping an overview of the main program – so it’s just driving to coloured markers with getting the order in between.</w:t>
              </w:r>
            </w:ins>
          </w:p>
          <w:p w14:paraId="6734FF88" w14:textId="77777777" w:rsidR="00B13FEC" w:rsidRPr="00297C71" w:rsidRDefault="00B13FEC">
            <w:pPr>
              <w:spacing w:line="360" w:lineRule="auto"/>
              <w:rPr>
                <w:ins w:id="521" w:author="Sergio Castellanos Arciniega" w:date="2021-06-22T12:33:00Z"/>
                <w:rFonts w:ascii="Mark Pro" w:eastAsia="思源黑体" w:hAnsi="Mark Pro"/>
                <w:color w:val="595959" w:themeColor="text1" w:themeTint="A6"/>
                <w:kern w:val="28"/>
                <w:lang w:val="en-GB"/>
              </w:rPr>
            </w:pPr>
            <w:ins w:id="522" w:author="Sergio Castellanos Arciniega" w:date="2021-06-22T12:33:00Z">
              <w:r w:rsidRPr="00297C71">
                <w:rPr>
                  <w:rFonts w:ascii="Mark Pro" w:eastAsia="思源黑体" w:hAnsi="Mark Pro"/>
                  <w:color w:val="595959" w:themeColor="text1" w:themeTint="A6"/>
                  <w:kern w:val="28"/>
                  <w:lang w:val="en-GB"/>
                </w:rPr>
                <w:t>To actually define what “get_order” means, let’s first think about an order process:</w:t>
              </w:r>
            </w:ins>
          </w:p>
          <w:p w14:paraId="773BF10D" w14:textId="77777777" w:rsidR="00B13FEC" w:rsidRPr="00297C71" w:rsidRDefault="00B13FEC">
            <w:pPr>
              <w:pStyle w:val="ListParagraph"/>
              <w:numPr>
                <w:ilvl w:val="0"/>
                <w:numId w:val="35"/>
              </w:numPr>
              <w:spacing w:after="160" w:line="360" w:lineRule="auto"/>
              <w:rPr>
                <w:ins w:id="523" w:author="Sergio Castellanos Arciniega" w:date="2021-06-22T12:33:00Z"/>
                <w:rFonts w:ascii="Mark Pro" w:eastAsia="思源黑体" w:hAnsi="Mark Pro"/>
                <w:color w:val="595959" w:themeColor="text1" w:themeTint="A6"/>
                <w:kern w:val="28"/>
                <w:lang w:val="en-GB"/>
              </w:rPr>
              <w:pPrChange w:id="524" w:author="Sergio Castellanos Arciniega" w:date="2021-06-22T12:33:00Z">
                <w:pPr>
                  <w:pStyle w:val="ListParagraph"/>
                  <w:numPr>
                    <w:numId w:val="35"/>
                  </w:numPr>
                  <w:spacing w:after="160"/>
                  <w:ind w:hanging="360"/>
                </w:pPr>
              </w:pPrChange>
            </w:pPr>
            <w:ins w:id="525" w:author="Sergio Castellanos Arciniega" w:date="2021-06-22T12:33:00Z">
              <w:r w:rsidRPr="00297C71">
                <w:rPr>
                  <w:rFonts w:ascii="Mark Pro" w:eastAsia="思源黑体" w:hAnsi="Mark Pro"/>
                  <w:color w:val="595959" w:themeColor="text1" w:themeTint="A6"/>
                  <w:kern w:val="28"/>
                  <w:lang w:val="en-GB"/>
                </w:rPr>
                <w:t>Ask for the order</w:t>
              </w:r>
            </w:ins>
          </w:p>
          <w:p w14:paraId="519B7390" w14:textId="77777777" w:rsidR="00B13FEC" w:rsidRPr="00297C71" w:rsidRDefault="00B13FEC">
            <w:pPr>
              <w:pStyle w:val="ListParagraph"/>
              <w:numPr>
                <w:ilvl w:val="0"/>
                <w:numId w:val="35"/>
              </w:numPr>
              <w:spacing w:after="160" w:line="360" w:lineRule="auto"/>
              <w:rPr>
                <w:ins w:id="526" w:author="Sergio Castellanos Arciniega" w:date="2021-06-22T12:33:00Z"/>
                <w:rFonts w:ascii="Mark Pro" w:eastAsia="思源黑体" w:hAnsi="Mark Pro"/>
                <w:color w:val="595959" w:themeColor="text1" w:themeTint="A6"/>
                <w:kern w:val="28"/>
                <w:lang w:val="en-GB"/>
              </w:rPr>
              <w:pPrChange w:id="527" w:author="Sergio Castellanos Arciniega" w:date="2021-06-22T12:33:00Z">
                <w:pPr>
                  <w:pStyle w:val="ListParagraph"/>
                  <w:numPr>
                    <w:numId w:val="35"/>
                  </w:numPr>
                  <w:spacing w:after="160"/>
                  <w:ind w:hanging="360"/>
                </w:pPr>
              </w:pPrChange>
            </w:pPr>
            <w:ins w:id="528" w:author="Sergio Castellanos Arciniega" w:date="2021-06-22T12:33:00Z">
              <w:r w:rsidRPr="00297C71">
                <w:rPr>
                  <w:rFonts w:ascii="Mark Pro" w:eastAsia="思源黑体" w:hAnsi="Mark Pro"/>
                  <w:color w:val="595959" w:themeColor="text1" w:themeTint="A6"/>
                  <w:kern w:val="28"/>
                  <w:lang w:val="en-GB"/>
                </w:rPr>
                <w:t>Recognize the answer</w:t>
              </w:r>
            </w:ins>
          </w:p>
          <w:p w14:paraId="53AD2E42" w14:textId="77777777" w:rsidR="00B13FEC" w:rsidRPr="00297C71" w:rsidRDefault="00B13FEC">
            <w:pPr>
              <w:pStyle w:val="ListParagraph"/>
              <w:numPr>
                <w:ilvl w:val="0"/>
                <w:numId w:val="35"/>
              </w:numPr>
              <w:spacing w:after="160" w:line="360" w:lineRule="auto"/>
              <w:rPr>
                <w:ins w:id="529" w:author="Sergio Castellanos Arciniega" w:date="2021-06-22T12:33:00Z"/>
                <w:rFonts w:ascii="Mark Pro" w:eastAsia="思源黑体" w:hAnsi="Mark Pro"/>
                <w:color w:val="595959" w:themeColor="text1" w:themeTint="A6"/>
                <w:kern w:val="28"/>
                <w:lang w:val="en-GB"/>
              </w:rPr>
              <w:pPrChange w:id="530" w:author="Sergio Castellanos Arciniega" w:date="2021-06-22T12:33:00Z">
                <w:pPr>
                  <w:pStyle w:val="ListParagraph"/>
                  <w:numPr>
                    <w:numId w:val="35"/>
                  </w:numPr>
                  <w:spacing w:after="160"/>
                  <w:ind w:hanging="360"/>
                </w:pPr>
              </w:pPrChange>
            </w:pPr>
            <w:ins w:id="531" w:author="Sergio Castellanos Arciniega" w:date="2021-06-22T12:33:00Z">
              <w:r w:rsidRPr="00297C71">
                <w:rPr>
                  <w:rFonts w:ascii="Mark Pro" w:eastAsia="思源黑体" w:hAnsi="Mark Pro"/>
                  <w:color w:val="595959" w:themeColor="text1" w:themeTint="A6"/>
                  <w:kern w:val="28"/>
                  <w:lang w:val="en-GB"/>
                </w:rPr>
                <w:t>Check back that the understood order is correct</w:t>
              </w:r>
            </w:ins>
          </w:p>
          <w:p w14:paraId="35D476BD" w14:textId="77777777" w:rsidR="00B13FEC" w:rsidRPr="00297C71" w:rsidRDefault="00B13FEC">
            <w:pPr>
              <w:pStyle w:val="ListParagraph"/>
              <w:numPr>
                <w:ilvl w:val="0"/>
                <w:numId w:val="35"/>
              </w:numPr>
              <w:spacing w:after="160" w:line="360" w:lineRule="auto"/>
              <w:rPr>
                <w:ins w:id="532" w:author="Sergio Castellanos Arciniega" w:date="2021-06-22T12:33:00Z"/>
                <w:rFonts w:ascii="Mark Pro" w:eastAsia="思源黑体" w:hAnsi="Mark Pro"/>
                <w:color w:val="595959" w:themeColor="text1" w:themeTint="A6"/>
                <w:kern w:val="28"/>
                <w:lang w:val="en-GB"/>
              </w:rPr>
              <w:pPrChange w:id="533" w:author="Sergio Castellanos Arciniega" w:date="2021-06-22T12:33:00Z">
                <w:pPr>
                  <w:pStyle w:val="ListParagraph"/>
                  <w:numPr>
                    <w:numId w:val="35"/>
                  </w:numPr>
                  <w:spacing w:after="160"/>
                  <w:ind w:hanging="360"/>
                </w:pPr>
              </w:pPrChange>
            </w:pPr>
            <w:ins w:id="534" w:author="Sergio Castellanos Arciniega" w:date="2021-06-22T12:33:00Z">
              <w:r w:rsidRPr="00297C71">
                <w:rPr>
                  <w:rFonts w:ascii="Mark Pro" w:eastAsia="思源黑体" w:hAnsi="Mark Pro"/>
                  <w:color w:val="595959" w:themeColor="text1" w:themeTint="A6"/>
                  <w:kern w:val="28"/>
                  <w:lang w:val="en-GB"/>
                </w:rPr>
                <w:t>If yes, proceed (send order to kitchen and end the order sequence)</w:t>
              </w:r>
              <w:r w:rsidRPr="00297C71">
                <w:rPr>
                  <w:rFonts w:ascii="Mark Pro" w:eastAsia="思源黑体" w:hAnsi="Mark Pro"/>
                  <w:color w:val="595959" w:themeColor="text1" w:themeTint="A6"/>
                  <w:kern w:val="28"/>
                  <w:lang w:val="en-GB"/>
                </w:rPr>
                <w:br/>
                <w:t>If no, ask again.</w:t>
              </w:r>
            </w:ins>
          </w:p>
          <w:p w14:paraId="397B16A5" w14:textId="77777777" w:rsidR="00B13FEC" w:rsidRPr="00297C71" w:rsidRDefault="00B13FEC" w:rsidP="00B13FEC">
            <w:pPr>
              <w:spacing w:line="360" w:lineRule="auto"/>
              <w:rPr>
                <w:ins w:id="535" w:author="Sergio Castellanos Arciniega" w:date="2021-06-22T12:33:00Z"/>
                <w:rFonts w:ascii="Mark Pro" w:eastAsia="思源黑体" w:hAnsi="Mark Pro"/>
                <w:color w:val="595959" w:themeColor="text1" w:themeTint="A6"/>
                <w:kern w:val="28"/>
                <w:lang w:val="en-GB"/>
              </w:rPr>
            </w:pPr>
            <w:ins w:id="536" w:author="Sergio Castellanos Arciniega" w:date="2021-06-22T12:33:00Z">
              <w:r w:rsidRPr="00297C71">
                <w:rPr>
                  <w:rFonts w:ascii="Mark Pro" w:eastAsia="思源黑体" w:hAnsi="Mark Pro"/>
                  <w:color w:val="595959" w:themeColor="text1" w:themeTint="A6"/>
                  <w:kern w:val="28"/>
                  <w:lang w:val="en-GB"/>
                </w:rPr>
                <w:t>Checking is a sensible thing to prevent wrong orders. To translate these steps in a structured way, you can use a flow diagram like the following one:</w:t>
              </w:r>
            </w:ins>
          </w:p>
          <w:p w14:paraId="22D1CB7F" w14:textId="745009DE" w:rsidR="00B13FEC" w:rsidRPr="00297C71" w:rsidRDefault="00B13FEC" w:rsidP="00B13FEC">
            <w:pPr>
              <w:spacing w:line="360" w:lineRule="auto"/>
              <w:rPr>
                <w:ins w:id="537" w:author="Sergio Castellanos Arciniega" w:date="2021-06-22T12:34:00Z"/>
                <w:rFonts w:ascii="Mark Pro" w:eastAsia="思源黑体" w:hAnsi="Mark Pro"/>
                <w:color w:val="595959" w:themeColor="text1" w:themeTint="A6"/>
                <w:kern w:val="28"/>
                <w:lang w:val="en-GB"/>
              </w:rPr>
            </w:pPr>
            <w:ins w:id="538" w:author="Sergio Castellanos Arciniega" w:date="2021-06-22T12:34:00Z">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81280" behindDoc="0" locked="0" layoutInCell="1" allowOverlap="1" wp14:anchorId="12F63958" wp14:editId="11FE2842">
                        <wp:simplePos x="0" y="0"/>
                        <wp:positionH relativeFrom="column">
                          <wp:posOffset>1898015</wp:posOffset>
                        </wp:positionH>
                        <wp:positionV relativeFrom="paragraph">
                          <wp:posOffset>18415</wp:posOffset>
                        </wp:positionV>
                        <wp:extent cx="2371725" cy="481965"/>
                        <wp:effectExtent l="0" t="0" r="28575" b="13335"/>
                        <wp:wrapNone/>
                        <wp:docPr id="1441396261" name="Rectangle 3"/>
                        <wp:cNvGraphicFramePr/>
                        <a:graphic xmlns:a="http://schemas.openxmlformats.org/drawingml/2006/main">
                          <a:graphicData uri="http://schemas.microsoft.com/office/word/2010/wordprocessingShape">
                            <wps:wsp>
                              <wps:cNvSpPr/>
                              <wps:spPr>
                                <a:xfrm>
                                  <a:off x="0" y="0"/>
                                  <a:ext cx="2371725" cy="481965"/>
                                </a:xfrm>
                                <a:prstGeom prst="rect">
                                  <a:avLst/>
                                </a:prstGeom>
                              </wps:spPr>
                              <wps:style>
                                <a:lnRef idx="2">
                                  <a:schemeClr val="accent3"/>
                                </a:lnRef>
                                <a:fillRef idx="1">
                                  <a:schemeClr val="lt1"/>
                                </a:fillRef>
                                <a:effectRef idx="0">
                                  <a:schemeClr val="accent3"/>
                                </a:effectRef>
                                <a:fontRef idx="minor">
                                  <a:schemeClr val="dk1"/>
                                </a:fontRef>
                              </wps:style>
                              <wps:txbx>
                                <w:txbxContent>
                                  <w:p w14:paraId="3BCCEA16"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asks:</w:t>
                                    </w:r>
                                  </w:p>
                                  <w:p w14:paraId="3F3D274F"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“Dear guest</w:t>
                                    </w:r>
                                    <w:r>
                                      <w:rPr>
                                        <w:rFonts w:ascii="Mark Pro" w:hAnsi="Mark Pro"/>
                                        <w:color w:val="767171" w:themeColor="background2" w:themeShade="80"/>
                                        <w:kern w:val="24"/>
                                        <w:sz w:val="18"/>
                                        <w:szCs w:val="18"/>
                                      </w:rPr>
                                      <w:t>. Your orders please.”</w:t>
                                    </w: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12F63958" id="Rectangle 3" o:spid="_x0000_s1027" style="position:absolute;margin-left:149.45pt;margin-top:1.45pt;width:186.75pt;height:37.9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" fillcolor="white [3201]" strokecolor="#a5a5a5 [3206]" strokeweight="1pt">
                        <v:textbox>
                          <w:txbxContent>
                            <w:p w14:paraId="3BCCEA16"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asks:</w:t>
                              </w:r>
                            </w:p>
                            <w:p w14:paraId="3F3D274F"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“Dear guest</w:t>
                              </w:r>
                              <w:r>
                                <w:rPr>
                                  <w:rFonts w:ascii="Mark Pro" w:hAnsi="Mark Pro"/>
                                  <w:color w:val="767171" w:themeColor="background2" w:themeShade="80"/>
                                  <w:kern w:val="24"/>
                                  <w:sz w:val="18"/>
                                  <w:szCs w:val="18"/>
                                </w:rPr>
                                <w:t>. Your orders please.”</w:t>
                              </w:r>
                            </w:p>
                          </w:txbxContent>
                        </v:textbox>
                      </v:rect>
                    </w:pict>
                  </mc:Fallback>
                </mc:AlternateContent>
              </w:r>
            </w:ins>
          </w:p>
          <w:p w14:paraId="65787C55" w14:textId="16D49475" w:rsidR="00B13FEC" w:rsidRPr="00297C71" w:rsidRDefault="00B13FEC" w:rsidP="00B13FEC">
            <w:pPr>
              <w:spacing w:line="360" w:lineRule="auto"/>
              <w:rPr>
                <w:ins w:id="539" w:author="Sergio Castellanos Arciniega" w:date="2021-06-22T12:34:00Z"/>
                <w:rFonts w:ascii="Mark Pro" w:eastAsia="思源黑体" w:hAnsi="Mark Pro"/>
                <w:color w:val="595959" w:themeColor="text1" w:themeTint="A6"/>
                <w:kern w:val="28"/>
                <w:lang w:val="en-GB"/>
              </w:rPr>
            </w:pPr>
            <w:ins w:id="540" w:author="Sergio Castellanos Arciniega" w:date="2021-06-22T12:34:00Z">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73088" behindDoc="0" locked="0" layoutInCell="1" allowOverlap="1" wp14:anchorId="1535C10C" wp14:editId="4A3BA6CD">
                        <wp:simplePos x="0" y="0"/>
                        <wp:positionH relativeFrom="column">
                          <wp:posOffset>4274590</wp:posOffset>
                        </wp:positionH>
                        <wp:positionV relativeFrom="paragraph">
                          <wp:posOffset>5790</wp:posOffset>
                        </wp:positionV>
                        <wp:extent cx="1709878" cy="3086989"/>
                        <wp:effectExtent l="38100" t="76200" r="386080" b="37465"/>
                        <wp:wrapNone/>
                        <wp:docPr id="61" name="Connector: Elbow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709878" cy="3086989"/>
                                </a:xfrm>
                                <a:prstGeom prst="bentConnector3">
                                  <a:avLst>
                                    <a:gd name="adj1" fmla="val -21074"/>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AFBD1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7" o:spid="_x0000_s1026" type="#_x0000_t34" style="position:absolute;margin-left:336.6pt;margin-top:.45pt;width:134.65pt;height:243.05pt;flip:x 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" adj="-4552" strokecolor="#a5a5a5 [3206]" strokeweight="1pt">
                        <v:stroke endarrow="block"/>
                        <o:lock v:ext="edit" shapetype="f"/>
                      </v:shape>
                    </w:pict>
                  </mc:Fallback>
                </mc:AlternateContent>
              </w:r>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62848" behindDoc="0" locked="0" layoutInCell="1" allowOverlap="1" wp14:anchorId="6D7ADE36" wp14:editId="1DABB25C">
                        <wp:simplePos x="0" y="0"/>
                        <wp:positionH relativeFrom="column">
                          <wp:posOffset>3088792</wp:posOffset>
                        </wp:positionH>
                        <wp:positionV relativeFrom="paragraph">
                          <wp:posOffset>223520</wp:posOffset>
                        </wp:positionV>
                        <wp:extent cx="0" cy="142710"/>
                        <wp:effectExtent l="76200" t="0" r="57150" b="48260"/>
                        <wp:wrapNone/>
                        <wp:docPr id="6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14271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9C4AF4" id="_x0000_t32" coordsize="21600,21600" o:spt="32" o:oned="t" path="m,l21600,21600e" filled="f">
                        <v:path arrowok="t" fillok="f" o:connecttype="none"/>
                        <o:lock v:ext="edit" shapetype="t"/>
                      </v:shapetype>
                      <v:shape id="Straight Arrow Connector 5" o:spid="_x0000_s1026" type="#_x0000_t32" style="position:absolute;margin-left:243.2pt;margin-top:17.6pt;width:0;height:11.25pt;flip:x;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" strokecolor="#a5a5a5 [3206]" strokeweight="1pt">
                        <v:stroke endarrow="block" joinstyle="miter"/>
                        <o:lock v:ext="edit" shapetype="f"/>
                      </v:shape>
                    </w:pict>
                  </mc:Fallback>
                </mc:AlternateContent>
              </w:r>
            </w:ins>
          </w:p>
          <w:p w14:paraId="5A46C7BB" w14:textId="77777777" w:rsidR="00B13FEC" w:rsidRPr="00297C71" w:rsidRDefault="00B13FEC" w:rsidP="00B13FEC">
            <w:pPr>
              <w:spacing w:line="360" w:lineRule="auto"/>
              <w:rPr>
                <w:ins w:id="541" w:author="Sergio Castellanos Arciniega" w:date="2021-06-22T12:34:00Z"/>
                <w:rFonts w:ascii="Mark Pro" w:eastAsia="思源黑体" w:hAnsi="Mark Pro"/>
                <w:color w:val="595959" w:themeColor="text1" w:themeTint="A6"/>
                <w:kern w:val="28"/>
                <w:lang w:val="en-GB"/>
              </w:rPr>
            </w:pPr>
            <w:ins w:id="542" w:author="Sergio Castellanos Arciniega" w:date="2021-06-22T12:34:00Z">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63872" behindDoc="0" locked="0" layoutInCell="1" allowOverlap="1" wp14:anchorId="5EE626E5" wp14:editId="3E6F173A">
                        <wp:simplePos x="0" y="0"/>
                        <wp:positionH relativeFrom="column">
                          <wp:posOffset>1903882</wp:posOffset>
                        </wp:positionH>
                        <wp:positionV relativeFrom="paragraph">
                          <wp:posOffset>110490</wp:posOffset>
                        </wp:positionV>
                        <wp:extent cx="2372138" cy="482046"/>
                        <wp:effectExtent l="0" t="0" r="28575" b="13335"/>
                        <wp:wrapNone/>
                        <wp:docPr id="1441396243" name="Rectangle 6"/>
                        <wp:cNvGraphicFramePr/>
                        <a:graphic xmlns:a="http://schemas.openxmlformats.org/drawingml/2006/main">
                          <a:graphicData uri="http://schemas.microsoft.com/office/word/2010/wordprocessingShape">
                            <wps:wsp>
                              <wps:cNvSpPr/>
                              <wps:spPr>
                                <a:xfrm>
                                  <a:off x="0" y="0"/>
                                  <a:ext cx="2372138" cy="482046"/>
                                </a:xfrm>
                                <a:prstGeom prst="rect">
                                  <a:avLst/>
                                </a:prstGeom>
                              </wps:spPr>
                              <wps:style>
                                <a:lnRef idx="2">
                                  <a:schemeClr val="accent3"/>
                                </a:lnRef>
                                <a:fillRef idx="1">
                                  <a:schemeClr val="lt1"/>
                                </a:fillRef>
                                <a:effectRef idx="0">
                                  <a:schemeClr val="accent3"/>
                                </a:effectRef>
                                <a:fontRef idx="minor">
                                  <a:schemeClr val="dk1"/>
                                </a:fontRef>
                              </wps:style>
                              <wps:txbx>
                                <w:txbxContent>
                                  <w:p w14:paraId="6AE34A5B"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records and recognizes voice for 2 seconds</w:t>
                                    </w: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5EE626E5" id="Rectangle 6" o:spid="_x0000_s1028" style="position:absolute;margin-left:149.9pt;margin-top:8.7pt;width:186.8pt;height:37.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" fillcolor="white [3201]" strokecolor="#a5a5a5 [3206]" strokeweight="1pt">
                        <v:textbox>
                          <w:txbxContent>
                            <w:p w14:paraId="6AE34A5B"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records and recognizes voice for 2 seconds</w:t>
                              </w:r>
                            </w:p>
                          </w:txbxContent>
                        </v:textbox>
                      </v:rect>
                    </w:pict>
                  </mc:Fallback>
                </mc:AlternateContent>
              </w:r>
            </w:ins>
          </w:p>
          <w:p w14:paraId="68693EA0" w14:textId="77777777" w:rsidR="00B13FEC" w:rsidRPr="00297C71" w:rsidRDefault="00B13FEC" w:rsidP="00B13FEC">
            <w:pPr>
              <w:spacing w:line="360" w:lineRule="auto"/>
              <w:rPr>
                <w:ins w:id="543" w:author="Sergio Castellanos Arciniega" w:date="2021-06-22T12:34:00Z"/>
                <w:rFonts w:ascii="Mark Pro" w:eastAsia="思源黑体" w:hAnsi="Mark Pro"/>
                <w:color w:val="595959" w:themeColor="text1" w:themeTint="A6"/>
                <w:kern w:val="28"/>
                <w:lang w:val="en-GB"/>
              </w:rPr>
            </w:pPr>
          </w:p>
          <w:p w14:paraId="28947D55" w14:textId="77777777" w:rsidR="00B13FEC" w:rsidRPr="00297C71" w:rsidRDefault="00B13FEC" w:rsidP="00B13FEC">
            <w:pPr>
              <w:spacing w:line="360" w:lineRule="auto"/>
              <w:rPr>
                <w:ins w:id="544" w:author="Sergio Castellanos Arciniega" w:date="2021-06-22T12:34:00Z"/>
                <w:rFonts w:ascii="Mark Pro" w:eastAsia="思源黑体" w:hAnsi="Mark Pro"/>
                <w:color w:val="595959" w:themeColor="text1" w:themeTint="A6"/>
                <w:kern w:val="28"/>
                <w:lang w:val="en-GB"/>
              </w:rPr>
            </w:pPr>
            <w:ins w:id="545" w:author="Sergio Castellanos Arciniega" w:date="2021-06-22T12:34:00Z">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75136" behindDoc="0" locked="0" layoutInCell="1" allowOverlap="1" wp14:anchorId="46DAE576" wp14:editId="56A1AE17">
                        <wp:simplePos x="0" y="0"/>
                        <wp:positionH relativeFrom="column">
                          <wp:posOffset>3088640</wp:posOffset>
                        </wp:positionH>
                        <wp:positionV relativeFrom="paragraph">
                          <wp:posOffset>80010</wp:posOffset>
                        </wp:positionV>
                        <wp:extent cx="0" cy="142240"/>
                        <wp:effectExtent l="76200" t="0" r="57150" b="48260"/>
                        <wp:wrapNone/>
                        <wp:docPr id="144139624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4224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969435" id="Straight Arrow Connector 5" o:spid="_x0000_s1026" type="#_x0000_t32" style="position:absolute;margin-left:243.2pt;margin-top:6.3pt;width:0;height:11.2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" strokecolor="#a5a5a5 [3206]" strokeweight="1pt">
                        <v:stroke endarrow="block" joinstyle="miter"/>
                        <o:lock v:ext="edit" shapetype="f"/>
                      </v:shape>
                    </w:pict>
                  </mc:Fallback>
                </mc:AlternateContent>
              </w:r>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64896" behindDoc="0" locked="0" layoutInCell="1" allowOverlap="1" wp14:anchorId="13A09A79" wp14:editId="1352DFF0">
                        <wp:simplePos x="0" y="0"/>
                        <wp:positionH relativeFrom="column">
                          <wp:posOffset>1903730</wp:posOffset>
                        </wp:positionH>
                        <wp:positionV relativeFrom="paragraph">
                          <wp:posOffset>222250</wp:posOffset>
                        </wp:positionV>
                        <wp:extent cx="2371725" cy="481965"/>
                        <wp:effectExtent l="0" t="0" r="28575" b="13335"/>
                        <wp:wrapNone/>
                        <wp:docPr id="1441396248" name="Rectangle 7"/>
                        <wp:cNvGraphicFramePr/>
                        <a:graphic xmlns:a="http://schemas.openxmlformats.org/drawingml/2006/main">
                          <a:graphicData uri="http://schemas.microsoft.com/office/word/2010/wordprocessingShape">
                            <wps:wsp>
                              <wps:cNvSpPr/>
                              <wps:spPr>
                                <a:xfrm>
                                  <a:off x="0" y="0"/>
                                  <a:ext cx="2371725" cy="481965"/>
                                </a:xfrm>
                                <a:prstGeom prst="rect">
                                  <a:avLst/>
                                </a:prstGeom>
                              </wps:spPr>
                              <wps:style>
                                <a:lnRef idx="2">
                                  <a:schemeClr val="accent3"/>
                                </a:lnRef>
                                <a:fillRef idx="1">
                                  <a:schemeClr val="lt1"/>
                                </a:fillRef>
                                <a:effectRef idx="0">
                                  <a:schemeClr val="accent3"/>
                                </a:effectRef>
                                <a:fontRef idx="minor">
                                  <a:schemeClr val="dk1"/>
                                </a:fontRef>
                              </wps:style>
                              <wps:txbx>
                                <w:txbxContent>
                                  <w:p w14:paraId="53BA7EF3"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asks:</w:t>
                                    </w:r>
                                  </w:p>
                                  <w:p w14:paraId="34A52551"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w:t>
                                    </w:r>
                                    <w:r>
                                      <w:rPr>
                                        <w:rFonts w:ascii="Mark Pro" w:hAnsi="Mark Pro"/>
                                        <w:color w:val="767171" w:themeColor="background2" w:themeShade="80"/>
                                        <w:kern w:val="24"/>
                                        <w:sz w:val="18"/>
                                        <w:szCs w:val="18"/>
                                      </w:rPr>
                                      <w:t>D</w:t>
                                    </w:r>
                                    <w:r w:rsidRPr="00974317">
                                      <w:rPr>
                                        <w:rFonts w:ascii="Mark Pro" w:hAnsi="Mark Pro"/>
                                        <w:color w:val="767171" w:themeColor="background2" w:themeShade="80"/>
                                        <w:kern w:val="24"/>
                                        <w:sz w:val="18"/>
                                        <w:szCs w:val="18"/>
                                      </w:rPr>
                                      <w:t>id you say __</w:t>
                                    </w:r>
                                    <w:r w:rsidRPr="00974317">
                                      <w:rPr>
                                        <w:rFonts w:ascii="Mark Pro" w:hAnsi="Mark Pro"/>
                                        <w:i/>
                                        <w:iCs/>
                                        <w:color w:val="767171" w:themeColor="background2" w:themeShade="80"/>
                                        <w:kern w:val="24"/>
                                        <w:sz w:val="18"/>
                                        <w:szCs w:val="18"/>
                                      </w:rPr>
                                      <w:t>speech result</w:t>
                                    </w:r>
                                    <w:r w:rsidRPr="00974317">
                                      <w:rPr>
                                        <w:rFonts w:ascii="Mark Pro" w:hAnsi="Mark Pro"/>
                                        <w:color w:val="767171" w:themeColor="background2" w:themeShade="80"/>
                                        <w:kern w:val="24"/>
                                        <w:sz w:val="18"/>
                                        <w:szCs w:val="18"/>
                                      </w:rPr>
                                      <w:t>__?”</w:t>
                                    </w: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13A09A79" id="Rectangle 7" o:spid="_x0000_s1029" style="position:absolute;margin-left:149.9pt;margin-top:17.5pt;width:186.75pt;height:37.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" fillcolor="white [3201]" strokecolor="#a5a5a5 [3206]" strokeweight="1pt">
                        <v:textbox>
                          <w:txbxContent>
                            <w:p w14:paraId="53BA7EF3"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asks:</w:t>
                              </w:r>
                            </w:p>
                            <w:p w14:paraId="34A52551"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w:t>
                              </w:r>
                              <w:r>
                                <w:rPr>
                                  <w:rFonts w:ascii="Mark Pro" w:hAnsi="Mark Pro"/>
                                  <w:color w:val="767171" w:themeColor="background2" w:themeShade="80"/>
                                  <w:kern w:val="24"/>
                                  <w:sz w:val="18"/>
                                  <w:szCs w:val="18"/>
                                </w:rPr>
                                <w:t>D</w:t>
                              </w:r>
                              <w:r w:rsidRPr="00974317">
                                <w:rPr>
                                  <w:rFonts w:ascii="Mark Pro" w:hAnsi="Mark Pro"/>
                                  <w:color w:val="767171" w:themeColor="background2" w:themeShade="80"/>
                                  <w:kern w:val="24"/>
                                  <w:sz w:val="18"/>
                                  <w:szCs w:val="18"/>
                                </w:rPr>
                                <w:t>id you say __</w:t>
                              </w:r>
                              <w:r w:rsidRPr="00974317">
                                <w:rPr>
                                  <w:rFonts w:ascii="Mark Pro" w:hAnsi="Mark Pro"/>
                                  <w:i/>
                                  <w:iCs/>
                                  <w:color w:val="767171" w:themeColor="background2" w:themeShade="80"/>
                                  <w:kern w:val="24"/>
                                  <w:sz w:val="18"/>
                                  <w:szCs w:val="18"/>
                                </w:rPr>
                                <w:t>speech result</w:t>
                              </w:r>
                              <w:r w:rsidRPr="00974317">
                                <w:rPr>
                                  <w:rFonts w:ascii="Mark Pro" w:hAnsi="Mark Pro"/>
                                  <w:color w:val="767171" w:themeColor="background2" w:themeShade="80"/>
                                  <w:kern w:val="24"/>
                                  <w:sz w:val="18"/>
                                  <w:szCs w:val="18"/>
                                </w:rPr>
                                <w:t>__?”</w:t>
                              </w:r>
                            </w:p>
                          </w:txbxContent>
                        </v:textbox>
                      </v:rect>
                    </w:pict>
                  </mc:Fallback>
                </mc:AlternateContent>
              </w:r>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66944" behindDoc="0" locked="0" layoutInCell="1" allowOverlap="1" wp14:anchorId="6D65B4B4" wp14:editId="71D25845">
                        <wp:simplePos x="0" y="0"/>
                        <wp:positionH relativeFrom="column">
                          <wp:posOffset>1906270</wp:posOffset>
                        </wp:positionH>
                        <wp:positionV relativeFrom="paragraph">
                          <wp:posOffset>1469390</wp:posOffset>
                        </wp:positionV>
                        <wp:extent cx="2371725" cy="481965"/>
                        <wp:effectExtent l="0" t="0" r="28575" b="13335"/>
                        <wp:wrapNone/>
                        <wp:docPr id="1441396249" name="Rectangle 12"/>
                        <wp:cNvGraphicFramePr/>
                        <a:graphic xmlns:a="http://schemas.openxmlformats.org/drawingml/2006/main">
                          <a:graphicData uri="http://schemas.microsoft.com/office/word/2010/wordprocessingShape">
                            <wps:wsp>
                              <wps:cNvSpPr/>
                              <wps:spPr>
                                <a:xfrm>
                                  <a:off x="0" y="0"/>
                                  <a:ext cx="2371725" cy="481965"/>
                                </a:xfrm>
                                <a:prstGeom prst="rect">
                                  <a:avLst/>
                                </a:prstGeom>
                              </wps:spPr>
                              <wps:style>
                                <a:lnRef idx="2">
                                  <a:schemeClr val="accent3"/>
                                </a:lnRef>
                                <a:fillRef idx="1">
                                  <a:schemeClr val="lt1"/>
                                </a:fillRef>
                                <a:effectRef idx="0">
                                  <a:schemeClr val="accent3"/>
                                </a:effectRef>
                                <a:fontRef idx="minor">
                                  <a:schemeClr val="dk1"/>
                                </a:fontRef>
                              </wps:style>
                              <wps:txbx>
                                <w:txbxContent>
                                  <w:p w14:paraId="041BCABE"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records and recognizes voice for 3 seconds</w:t>
                                    </w: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6D65B4B4" id="Rectangle 12" o:spid="_x0000_s1030" style="position:absolute;margin-left:150.1pt;margin-top:115.7pt;width:186.75pt;height:37.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" fillcolor="white [3201]" strokecolor="#a5a5a5 [3206]" strokeweight="1pt">
                        <v:textbox>
                          <w:txbxContent>
                            <w:p w14:paraId="041BCABE"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records and recognizes voice for 3 seconds</w:t>
                              </w:r>
                            </w:p>
                          </w:txbxContent>
                        </v:textbox>
                      </v:rect>
                    </w:pict>
                  </mc:Fallback>
                </mc:AlternateContent>
              </w:r>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77184" behindDoc="0" locked="0" layoutInCell="1" allowOverlap="1" wp14:anchorId="2D914B13" wp14:editId="39F9E30E">
                        <wp:simplePos x="0" y="0"/>
                        <wp:positionH relativeFrom="column">
                          <wp:posOffset>3093720</wp:posOffset>
                        </wp:positionH>
                        <wp:positionV relativeFrom="paragraph">
                          <wp:posOffset>1954530</wp:posOffset>
                        </wp:positionV>
                        <wp:extent cx="0" cy="134620"/>
                        <wp:effectExtent l="76200" t="0" r="57150" b="55880"/>
                        <wp:wrapNone/>
                        <wp:docPr id="1441396250"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3462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75A447" id="Straight Arrow Connector 47" o:spid="_x0000_s1026" type="#_x0000_t32" style="position:absolute;margin-left:243.6pt;margin-top:153.9pt;width:0;height:10.6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" strokecolor="#a5a5a5 [3206]" strokeweight="1pt">
                        <v:stroke endarrow="block" joinstyle="miter"/>
                        <o:lock v:ext="edit" shapetype="f"/>
                      </v:shape>
                    </w:pict>
                  </mc:Fallback>
                </mc:AlternateContent>
              </w:r>
            </w:ins>
          </w:p>
          <w:p w14:paraId="6398ED5C" w14:textId="77777777" w:rsidR="00B13FEC" w:rsidRPr="00297C71" w:rsidRDefault="00B13FEC" w:rsidP="00B13FEC">
            <w:pPr>
              <w:spacing w:line="360" w:lineRule="auto"/>
              <w:rPr>
                <w:ins w:id="546" w:author="Sergio Castellanos Arciniega" w:date="2021-06-22T12:34:00Z"/>
                <w:rFonts w:ascii="Mark Pro" w:eastAsia="思源黑体" w:hAnsi="Mark Pro"/>
                <w:color w:val="595959" w:themeColor="text1" w:themeTint="A6"/>
                <w:kern w:val="28"/>
                <w:lang w:val="en-GB"/>
              </w:rPr>
            </w:pPr>
          </w:p>
          <w:p w14:paraId="7CD6C732" w14:textId="77777777" w:rsidR="00B13FEC" w:rsidRPr="00297C71" w:rsidRDefault="00B13FEC" w:rsidP="00B13FEC">
            <w:pPr>
              <w:spacing w:line="360" w:lineRule="auto"/>
              <w:rPr>
                <w:ins w:id="547" w:author="Sergio Castellanos Arciniega" w:date="2021-06-22T12:34:00Z"/>
                <w:rFonts w:ascii="Mark Pro" w:eastAsia="思源黑体" w:hAnsi="Mark Pro"/>
                <w:color w:val="595959" w:themeColor="text1" w:themeTint="A6"/>
                <w:kern w:val="28"/>
                <w:lang w:val="en-GB"/>
              </w:rPr>
            </w:pPr>
            <w:ins w:id="548" w:author="Sergio Castellanos Arciniega" w:date="2021-06-22T12:34:00Z">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74112" behindDoc="0" locked="0" layoutInCell="1" allowOverlap="1" wp14:anchorId="4288710B" wp14:editId="07658E7D">
                        <wp:simplePos x="0" y="0"/>
                        <wp:positionH relativeFrom="column">
                          <wp:posOffset>3080537</wp:posOffset>
                        </wp:positionH>
                        <wp:positionV relativeFrom="paragraph">
                          <wp:posOffset>194945</wp:posOffset>
                        </wp:positionV>
                        <wp:extent cx="2848" cy="147996"/>
                        <wp:effectExtent l="76200" t="0" r="73660" b="61595"/>
                        <wp:wrapNone/>
                        <wp:docPr id="1441396251"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848" cy="147996"/>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451C39" id="Straight Arrow Connector 46" o:spid="_x0000_s1026" type="#_x0000_t32" style="position:absolute;margin-left:242.55pt;margin-top:15.35pt;width:.2pt;height:11.65pt;flip:x;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" strokecolor="#a5a5a5 [3206]" strokeweight="1pt">
                        <v:stroke endarrow="block" joinstyle="miter"/>
                        <o:lock v:ext="edit" shapetype="f"/>
                      </v:shape>
                    </w:pict>
                  </mc:Fallback>
                </mc:AlternateContent>
              </w:r>
            </w:ins>
          </w:p>
          <w:p w14:paraId="56A4D521" w14:textId="77777777" w:rsidR="00B13FEC" w:rsidRPr="00297C71" w:rsidRDefault="00B13FEC" w:rsidP="00B13FEC">
            <w:pPr>
              <w:spacing w:line="360" w:lineRule="auto"/>
              <w:rPr>
                <w:ins w:id="549" w:author="Sergio Castellanos Arciniega" w:date="2021-06-22T12:34:00Z"/>
                <w:rFonts w:ascii="Mark Pro" w:eastAsia="思源黑体" w:hAnsi="Mark Pro"/>
                <w:color w:val="595959" w:themeColor="text1" w:themeTint="A6"/>
                <w:kern w:val="28"/>
                <w:lang w:val="en-GB"/>
              </w:rPr>
            </w:pPr>
            <w:ins w:id="550" w:author="Sergio Castellanos Arciniega" w:date="2021-06-22T12:34:00Z">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65920" behindDoc="0" locked="0" layoutInCell="1" allowOverlap="1" wp14:anchorId="5E17FC91" wp14:editId="5941387E">
                        <wp:simplePos x="0" y="0"/>
                        <wp:positionH relativeFrom="column">
                          <wp:posOffset>1905152</wp:posOffset>
                        </wp:positionH>
                        <wp:positionV relativeFrom="paragraph">
                          <wp:posOffset>87630</wp:posOffset>
                        </wp:positionV>
                        <wp:extent cx="2371725" cy="481965"/>
                        <wp:effectExtent l="0" t="0" r="28575" b="13335"/>
                        <wp:wrapNone/>
                        <wp:docPr id="1441396252" name="Rectangle 9"/>
                        <wp:cNvGraphicFramePr/>
                        <a:graphic xmlns:a="http://schemas.openxmlformats.org/drawingml/2006/main">
                          <a:graphicData uri="http://schemas.microsoft.com/office/word/2010/wordprocessingShape">
                            <wps:wsp>
                              <wps:cNvSpPr/>
                              <wps:spPr>
                                <a:xfrm>
                                  <a:off x="0" y="0"/>
                                  <a:ext cx="2371725" cy="481965"/>
                                </a:xfrm>
                                <a:prstGeom prst="rect">
                                  <a:avLst/>
                                </a:prstGeom>
                              </wps:spPr>
                              <wps:style>
                                <a:lnRef idx="2">
                                  <a:schemeClr val="accent3"/>
                                </a:lnRef>
                                <a:fillRef idx="1">
                                  <a:schemeClr val="lt1"/>
                                </a:fillRef>
                                <a:effectRef idx="0">
                                  <a:schemeClr val="accent3"/>
                                </a:effectRef>
                                <a:fontRef idx="minor">
                                  <a:schemeClr val="dk1"/>
                                </a:fontRef>
                              </wps:style>
                              <wps:txbx>
                                <w:txbxContent>
                                  <w:p w14:paraId="0AF50624"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shows speech result on CyberPi screen</w:t>
                                    </w: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5E17FC91" id="Rectangle 9" o:spid="_x0000_s1031" style="position:absolute;margin-left:150pt;margin-top:6.9pt;width:186.75pt;height:37.9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" fillcolor="white [3201]" strokecolor="#a5a5a5 [3206]" strokeweight="1pt">
                        <v:textbox>
                          <w:txbxContent>
                            <w:p w14:paraId="0AF50624"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shows speech result on CyberPi screen</w:t>
                              </w:r>
                            </w:p>
                          </w:txbxContent>
                        </v:textbox>
                      </v:rect>
                    </w:pict>
                  </mc:Fallback>
                </mc:AlternateContent>
              </w:r>
            </w:ins>
          </w:p>
          <w:p w14:paraId="0C913885" w14:textId="77777777" w:rsidR="00B13FEC" w:rsidRPr="00297C71" w:rsidRDefault="00B13FEC" w:rsidP="00B13FEC">
            <w:pPr>
              <w:spacing w:line="360" w:lineRule="auto"/>
              <w:rPr>
                <w:ins w:id="551" w:author="Sergio Castellanos Arciniega" w:date="2021-06-22T12:34:00Z"/>
                <w:rFonts w:ascii="Mark Pro" w:eastAsia="思源黑体" w:hAnsi="Mark Pro"/>
                <w:color w:val="595959" w:themeColor="text1" w:themeTint="A6"/>
                <w:kern w:val="28"/>
                <w:lang w:val="en-GB"/>
              </w:rPr>
            </w:pPr>
          </w:p>
          <w:p w14:paraId="3A31FE83" w14:textId="77777777" w:rsidR="00B13FEC" w:rsidRPr="00297C71" w:rsidRDefault="00B13FEC" w:rsidP="00B13FEC">
            <w:pPr>
              <w:spacing w:line="360" w:lineRule="auto"/>
              <w:rPr>
                <w:ins w:id="552" w:author="Sergio Castellanos Arciniega" w:date="2021-06-22T12:34:00Z"/>
                <w:rFonts w:ascii="Mark Pro" w:eastAsia="思源黑体" w:hAnsi="Mark Pro"/>
                <w:color w:val="595959" w:themeColor="text1" w:themeTint="A6"/>
                <w:kern w:val="28"/>
                <w:lang w:val="en-GB"/>
              </w:rPr>
            </w:pPr>
            <w:ins w:id="553" w:author="Sergio Castellanos Arciniega" w:date="2021-06-22T12:34:00Z">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76160" behindDoc="0" locked="0" layoutInCell="1" allowOverlap="1" wp14:anchorId="3621103E" wp14:editId="2D78E587">
                        <wp:simplePos x="0" y="0"/>
                        <wp:positionH relativeFrom="column">
                          <wp:posOffset>3077997</wp:posOffset>
                        </wp:positionH>
                        <wp:positionV relativeFrom="paragraph">
                          <wp:posOffset>59690</wp:posOffset>
                        </wp:positionV>
                        <wp:extent cx="0" cy="134782"/>
                        <wp:effectExtent l="76200" t="0" r="57150" b="55880"/>
                        <wp:wrapNone/>
                        <wp:docPr id="1441396253"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34782"/>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D587DF" id="Straight Arrow Connector 47" o:spid="_x0000_s1026" type="#_x0000_t32" style="position:absolute;margin-left:242.35pt;margin-top:4.7pt;width:0;height:10.6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" strokecolor="#a5a5a5 [3206]" strokeweight="1pt">
                        <v:stroke endarrow="block" joinstyle="miter"/>
                        <o:lock v:ext="edit" shapetype="f"/>
                      </v:shape>
                    </w:pict>
                  </mc:Fallback>
                </mc:AlternateContent>
              </w:r>
            </w:ins>
          </w:p>
          <w:p w14:paraId="2AFDCA46" w14:textId="5E0EF171" w:rsidR="00B13FEC" w:rsidRPr="00297C71" w:rsidRDefault="00B13FEC" w:rsidP="00B13FEC">
            <w:pPr>
              <w:spacing w:line="360" w:lineRule="auto"/>
              <w:rPr>
                <w:ins w:id="554" w:author="Sergio Castellanos Arciniega" w:date="2021-06-22T12:34:00Z"/>
                <w:rFonts w:ascii="Mark Pro" w:eastAsia="思源黑体" w:hAnsi="Mark Pro"/>
                <w:color w:val="595959" w:themeColor="text1" w:themeTint="A6"/>
                <w:kern w:val="28"/>
                <w:lang w:val="en-GB"/>
              </w:rPr>
            </w:pPr>
          </w:p>
          <w:p w14:paraId="65459B5F" w14:textId="6B900AD4" w:rsidR="00B13FEC" w:rsidRPr="00297C71" w:rsidRDefault="005A2BB5" w:rsidP="00B13FEC">
            <w:pPr>
              <w:spacing w:line="360" w:lineRule="auto"/>
              <w:rPr>
                <w:ins w:id="555" w:author="Sergio Castellanos Arciniega" w:date="2021-06-22T12:34:00Z"/>
                <w:rFonts w:ascii="Mark Pro" w:eastAsia="思源黑体" w:hAnsi="Mark Pro"/>
                <w:color w:val="595959" w:themeColor="text1" w:themeTint="A6"/>
                <w:kern w:val="28"/>
                <w:lang w:val="en-GB"/>
              </w:rPr>
            </w:pPr>
            <w:ins w:id="556" w:author="Sergio Castellanos Arciniega" w:date="2021-06-22T12:34:00Z">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70016" behindDoc="0" locked="0" layoutInCell="1" allowOverlap="1" wp14:anchorId="120A3F11" wp14:editId="475C6A1E">
                        <wp:simplePos x="0" y="0"/>
                        <wp:positionH relativeFrom="column">
                          <wp:posOffset>4612640</wp:posOffset>
                        </wp:positionH>
                        <wp:positionV relativeFrom="paragraph">
                          <wp:posOffset>210185</wp:posOffset>
                        </wp:positionV>
                        <wp:extent cx="1374775" cy="584200"/>
                        <wp:effectExtent l="0" t="0" r="15875" b="25400"/>
                        <wp:wrapNone/>
                        <wp:docPr id="1441396254" name="Rectangle 16"/>
                        <wp:cNvGraphicFramePr/>
                        <a:graphic xmlns:a="http://schemas.openxmlformats.org/drawingml/2006/main">
                          <a:graphicData uri="http://schemas.microsoft.com/office/word/2010/wordprocessingShape">
                            <wps:wsp>
                              <wps:cNvSpPr/>
                              <wps:spPr>
                                <a:xfrm>
                                  <a:off x="0" y="0"/>
                                  <a:ext cx="1374775" cy="5842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182BDD3F"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says:</w:t>
                                    </w:r>
                                  </w:p>
                                  <w:p w14:paraId="65D376F4"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 xml:space="preserve">“Sorry. </w:t>
                                    </w:r>
                                    <w:r>
                                      <w:rPr>
                                        <w:rFonts w:ascii="Mark Pro" w:hAnsi="Mark Pro"/>
                                        <w:color w:val="767171" w:themeColor="background2" w:themeShade="80"/>
                                        <w:kern w:val="24"/>
                                        <w:sz w:val="18"/>
                                        <w:szCs w:val="18"/>
                                      </w:rPr>
                                      <w:br/>
                                    </w:r>
                                    <w:r w:rsidRPr="00974317">
                                      <w:rPr>
                                        <w:rFonts w:ascii="Mark Pro" w:hAnsi="Mark Pro"/>
                                        <w:color w:val="767171" w:themeColor="background2" w:themeShade="80"/>
                                        <w:kern w:val="24"/>
                                        <w:sz w:val="18"/>
                                        <w:szCs w:val="18"/>
                                      </w:rPr>
                                      <w:t>Please repeat your order</w:t>
                                    </w:r>
                                    <w:r>
                                      <w:rPr>
                                        <w:rFonts w:ascii="Mark Pro" w:hAnsi="Mark Pro"/>
                                        <w:color w:val="767171" w:themeColor="background2" w:themeShade="80"/>
                                        <w:kern w:val="24"/>
                                        <w:sz w:val="18"/>
                                        <w:szCs w:val="18"/>
                                      </w:rPr>
                                      <w:t>.</w:t>
                                    </w:r>
                                    <w:r w:rsidRPr="00974317">
                                      <w:rPr>
                                        <w:rFonts w:ascii="Mark Pro" w:hAnsi="Mark Pro"/>
                                        <w:color w:val="767171" w:themeColor="background2" w:themeShade="80"/>
                                        <w:kern w:val="24"/>
                                        <w:sz w:val="18"/>
                                        <w:szCs w:val="18"/>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20A3F11" id="Rectangle 16" o:spid="_x0000_s1032" style="position:absolute;margin-left:363.2pt;margin-top:16.55pt;width:108.25pt;height:4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" fillcolor="white [3201]" strokecolor="#a5a5a5 [3206]" strokeweight="1pt">
                        <v:textbox>
                          <w:txbxContent>
                            <w:p w14:paraId="182BDD3F"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says:</w:t>
                              </w:r>
                            </w:p>
                            <w:p w14:paraId="65D376F4"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 xml:space="preserve">“Sorry. </w:t>
                              </w:r>
                              <w:r>
                                <w:rPr>
                                  <w:rFonts w:ascii="Mark Pro" w:hAnsi="Mark Pro"/>
                                  <w:color w:val="767171" w:themeColor="background2" w:themeShade="80"/>
                                  <w:kern w:val="24"/>
                                  <w:sz w:val="18"/>
                                  <w:szCs w:val="18"/>
                                </w:rPr>
                                <w:br/>
                              </w:r>
                              <w:r w:rsidRPr="00974317">
                                <w:rPr>
                                  <w:rFonts w:ascii="Mark Pro" w:hAnsi="Mark Pro"/>
                                  <w:color w:val="767171" w:themeColor="background2" w:themeShade="80"/>
                                  <w:kern w:val="24"/>
                                  <w:sz w:val="18"/>
                                  <w:szCs w:val="18"/>
                                </w:rPr>
                                <w:t>Please repeat your order</w:t>
                              </w:r>
                              <w:r>
                                <w:rPr>
                                  <w:rFonts w:ascii="Mark Pro" w:hAnsi="Mark Pro"/>
                                  <w:color w:val="767171" w:themeColor="background2" w:themeShade="80"/>
                                  <w:kern w:val="24"/>
                                  <w:sz w:val="18"/>
                                  <w:szCs w:val="18"/>
                                </w:rPr>
                                <w:t>.</w:t>
                              </w:r>
                              <w:r w:rsidRPr="00974317">
                                <w:rPr>
                                  <w:rFonts w:ascii="Mark Pro" w:hAnsi="Mark Pro"/>
                                  <w:color w:val="767171" w:themeColor="background2" w:themeShade="80"/>
                                  <w:kern w:val="24"/>
                                  <w:sz w:val="18"/>
                                  <w:szCs w:val="18"/>
                                </w:rPr>
                                <w:t>”</w:t>
                              </w:r>
                            </w:p>
                          </w:txbxContent>
                        </v:textbox>
                      </v:rect>
                    </w:pict>
                  </mc:Fallback>
                </mc:AlternateContent>
              </w:r>
              <w:r w:rsidR="00B13FEC"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68992" behindDoc="0" locked="0" layoutInCell="1" allowOverlap="1" wp14:anchorId="1B367713" wp14:editId="1D657579">
                        <wp:simplePos x="0" y="0"/>
                        <wp:positionH relativeFrom="margin">
                          <wp:posOffset>151765</wp:posOffset>
                        </wp:positionH>
                        <wp:positionV relativeFrom="paragraph">
                          <wp:posOffset>212090</wp:posOffset>
                        </wp:positionV>
                        <wp:extent cx="1491615" cy="584200"/>
                        <wp:effectExtent l="0" t="0" r="13335" b="25400"/>
                        <wp:wrapNone/>
                        <wp:docPr id="1441396259" name="Rectangle 15"/>
                        <wp:cNvGraphicFramePr/>
                        <a:graphic xmlns:a="http://schemas.openxmlformats.org/drawingml/2006/main">
                          <a:graphicData uri="http://schemas.microsoft.com/office/word/2010/wordprocessingShape">
                            <wps:wsp>
                              <wps:cNvSpPr/>
                              <wps:spPr>
                                <a:xfrm>
                                  <a:off x="0" y="0"/>
                                  <a:ext cx="1491615" cy="5842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F981431"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says:</w:t>
                                    </w:r>
                                  </w:p>
                                  <w:p w14:paraId="184B76D7"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“Your meal will be prepared immediately”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B367713" id="Rectangle 15" o:spid="_x0000_s1033" style="position:absolute;margin-left:11.95pt;margin-top:16.7pt;width:117.45pt;height:46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" fillcolor="white [3201]" strokecolor="#a5a5a5 [3206]" strokeweight="1pt">
                        <v:textbox>
                          <w:txbxContent>
                            <w:p w14:paraId="4F981431"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says:</w:t>
                              </w:r>
                            </w:p>
                            <w:p w14:paraId="184B76D7"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“Your meal will be prepared immediately”</w:t>
                              </w:r>
                            </w:p>
                          </w:txbxContent>
                        </v:textbox>
                        <w10:wrap anchorx="margin"/>
                      </v:rect>
                    </w:pict>
                  </mc:Fallback>
                </mc:AlternateContent>
              </w:r>
              <w:r w:rsidR="00B13FEC"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67968" behindDoc="0" locked="0" layoutInCell="1" allowOverlap="1" wp14:anchorId="1F1E5843" wp14:editId="56AAB810">
                        <wp:simplePos x="0" y="0"/>
                        <wp:positionH relativeFrom="column">
                          <wp:posOffset>2054860</wp:posOffset>
                        </wp:positionH>
                        <wp:positionV relativeFrom="paragraph">
                          <wp:posOffset>262255</wp:posOffset>
                        </wp:positionV>
                        <wp:extent cx="2080260" cy="481965"/>
                        <wp:effectExtent l="38100" t="19050" r="15240" b="32385"/>
                        <wp:wrapNone/>
                        <wp:docPr id="1441396260" name="Diamond 13"/>
                        <wp:cNvGraphicFramePr/>
                        <a:graphic xmlns:a="http://schemas.openxmlformats.org/drawingml/2006/main">
                          <a:graphicData uri="http://schemas.microsoft.com/office/word/2010/wordprocessingShape">
                            <wps:wsp>
                              <wps:cNvSpPr/>
                              <wps:spPr>
                                <a:xfrm>
                                  <a:off x="0" y="0"/>
                                  <a:ext cx="2080260" cy="481965"/>
                                </a:xfrm>
                                <a:prstGeom prst="diamond">
                                  <a:avLst/>
                                </a:prstGeom>
                              </wps:spPr>
                              <wps:style>
                                <a:lnRef idx="2">
                                  <a:schemeClr val="accent3"/>
                                </a:lnRef>
                                <a:fillRef idx="1">
                                  <a:schemeClr val="lt1"/>
                                </a:fillRef>
                                <a:effectRef idx="0">
                                  <a:schemeClr val="accent3"/>
                                </a:effectRef>
                                <a:fontRef idx="minor">
                                  <a:schemeClr val="dk1"/>
                                </a:fontRef>
                              </wps:style>
                              <wps:txbx>
                                <w:txbxContent>
                                  <w:p w14:paraId="7CB09CE3"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Speech result</w:t>
                                    </w:r>
                                  </w:p>
                                </w:txbxContent>
                              </wps:txbx>
                              <wps:bodyPr rtlCol="0" anchor="ctr"/>
                            </wps:wsp>
                          </a:graphicData>
                        </a:graphic>
                        <wp14:sizeRelH relativeFrom="margin">
                          <wp14:pctWidth>0</wp14:pctWidth>
                        </wp14:sizeRelH>
                        <wp14:sizeRelV relativeFrom="margin">
                          <wp14:pctHeight>0</wp14:pctHeight>
                        </wp14:sizeRelV>
                      </wp:anchor>
                    </w:drawing>
                  </mc:Choice>
                  <mc:Fallback>
                    <w:pict>
                      <v:shapetype w14:anchorId="1F1E5843" id="_x0000_t4" coordsize="21600,21600" o:spt="4" path="m10800,l,10800,10800,21600,21600,10800xe">
                        <v:stroke joinstyle="miter"/>
                        <v:path gradientshapeok="t" o:connecttype="rect" textboxrect="5400,5400,16200,16200"/>
                      </v:shapetype>
                      <v:shape id="Diamond 13" o:spid="_x0000_s1034" type="#_x0000_t4" style="position:absolute;margin-left:161.8pt;margin-top:20.65pt;width:163.8pt;height:37.9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" fillcolor="white [3201]" strokecolor="#a5a5a5 [3206]" strokeweight="1pt">
                        <v:textbox>
                          <w:txbxContent>
                            <w:p w14:paraId="7CB09CE3" w14:textId="77777777" w:rsidR="00B13FEC" w:rsidRPr="00974317" w:rsidRDefault="00B13FEC" w:rsidP="00B13FEC">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Speech result</w:t>
                              </w:r>
                            </w:p>
                          </w:txbxContent>
                        </v:textbox>
                      </v:shape>
                    </w:pict>
                  </mc:Fallback>
                </mc:AlternateContent>
              </w:r>
              <w:r w:rsidR="00B13FEC"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71040" behindDoc="0" locked="0" layoutInCell="1" allowOverlap="1" wp14:anchorId="78A48F52" wp14:editId="5BE9E91E">
                        <wp:simplePos x="0" y="0"/>
                        <wp:positionH relativeFrom="column">
                          <wp:posOffset>1581150</wp:posOffset>
                        </wp:positionH>
                        <wp:positionV relativeFrom="paragraph">
                          <wp:posOffset>263525</wp:posOffset>
                        </wp:positionV>
                        <wp:extent cx="738505" cy="245745"/>
                        <wp:effectExtent l="0" t="0" r="0" b="0"/>
                        <wp:wrapNone/>
                        <wp:docPr id="1441396258" name="TextBox 23"/>
                        <wp:cNvGraphicFramePr/>
                        <a:graphic xmlns:a="http://schemas.openxmlformats.org/drawingml/2006/main">
                          <a:graphicData uri="http://schemas.microsoft.com/office/word/2010/wordprocessingShape">
                            <wps:wsp>
                              <wps:cNvSpPr txBox="1"/>
                              <wps:spPr>
                                <a:xfrm>
                                  <a:off x="0" y="0"/>
                                  <a:ext cx="738505" cy="245745"/>
                                </a:xfrm>
                                <a:prstGeom prst="rect">
                                  <a:avLst/>
                                </a:prstGeom>
                                <a:noFill/>
                              </wps:spPr>
                              <wps:txbx>
                                <w:txbxContent>
                                  <w:p w14:paraId="357F91CD" w14:textId="77777777" w:rsidR="00B13FEC" w:rsidRPr="00B30CFE" w:rsidRDefault="00B13FEC" w:rsidP="00B13FEC">
                                    <w:pPr>
                                      <w:jc w:val="center"/>
                                      <w:rPr>
                                        <w:rFonts w:ascii="Mark Pro" w:hAnsi="Mark Pro"/>
                                        <w:b/>
                                        <w:bCs/>
                                        <w:color w:val="767171" w:themeColor="background2" w:themeShade="80"/>
                                        <w:kern w:val="24"/>
                                        <w:sz w:val="16"/>
                                        <w:szCs w:val="16"/>
                                      </w:rPr>
                                    </w:pPr>
                                    <w:r w:rsidRPr="00B30CFE">
                                      <w:rPr>
                                        <w:rFonts w:ascii="Mark Pro" w:hAnsi="Mark Pro"/>
                                        <w:b/>
                                        <w:bCs/>
                                        <w:color w:val="767171" w:themeColor="background2" w:themeShade="80"/>
                                        <w:kern w:val="24"/>
                                        <w:sz w:val="16"/>
                                        <w:szCs w:val="16"/>
                                      </w:rPr>
                                      <w:t xml:space="preserve">Contains </w:t>
                                    </w:r>
                                    <w:r w:rsidRPr="00B30CFE">
                                      <w:rPr>
                                        <w:rFonts w:ascii="Mark Pro" w:hAnsi="Mark Pro"/>
                                        <w:b/>
                                        <w:bCs/>
                                        <w:color w:val="767171" w:themeColor="background2" w:themeShade="80"/>
                                        <w:kern w:val="24"/>
                                        <w:sz w:val="16"/>
                                        <w:szCs w:val="16"/>
                                      </w:rPr>
                                      <w:br/>
                                    </w:r>
                                    <w:r w:rsidRPr="00B30CFE">
                                      <w:rPr>
                                        <w:rFonts w:ascii="Mark Pro" w:hAnsi="Mark Pro"/>
                                        <w:b/>
                                        <w:bCs/>
                                        <w:color w:val="767171" w:themeColor="background2" w:themeShade="80"/>
                                        <w:kern w:val="24"/>
                                        <w:sz w:val="16"/>
                                        <w:szCs w:val="16"/>
                                      </w:rPr>
                                      <w:br/>
                                      <w:t>“Yes”</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type w14:anchorId="78A48F52" id="_x0000_t202" coordsize="21600,21600" o:spt="202" path="m,l,21600r21600,l21600,xe">
                        <v:stroke joinstyle="miter"/>
                        <v:path gradientshapeok="t" o:connecttype="rect"/>
                      </v:shapetype>
                      <v:shape id="TextBox 23" o:spid="_x0000_s1035" type="#_x0000_t202" style="position:absolute;margin-left:124.5pt;margin-top:20.75pt;width:58.15pt;height:19.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" filled="f" stroked="f">
                        <v:textbox style="mso-fit-shape-to-text:t">
                          <w:txbxContent>
                            <w:p w14:paraId="357F91CD" w14:textId="77777777" w:rsidR="00B13FEC" w:rsidRPr="00B30CFE" w:rsidRDefault="00B13FEC" w:rsidP="00B13FEC">
                              <w:pPr>
                                <w:jc w:val="center"/>
                                <w:rPr>
                                  <w:rFonts w:ascii="Mark Pro" w:hAnsi="Mark Pro"/>
                                  <w:b/>
                                  <w:bCs/>
                                  <w:color w:val="767171" w:themeColor="background2" w:themeShade="80"/>
                                  <w:kern w:val="24"/>
                                  <w:sz w:val="16"/>
                                  <w:szCs w:val="16"/>
                                </w:rPr>
                              </w:pPr>
                              <w:r w:rsidRPr="00B30CFE">
                                <w:rPr>
                                  <w:rFonts w:ascii="Mark Pro" w:hAnsi="Mark Pro"/>
                                  <w:b/>
                                  <w:bCs/>
                                  <w:color w:val="767171" w:themeColor="background2" w:themeShade="80"/>
                                  <w:kern w:val="24"/>
                                  <w:sz w:val="16"/>
                                  <w:szCs w:val="16"/>
                                </w:rPr>
                                <w:t xml:space="preserve">Contains </w:t>
                              </w:r>
                              <w:r w:rsidRPr="00B30CFE">
                                <w:rPr>
                                  <w:rFonts w:ascii="Mark Pro" w:hAnsi="Mark Pro"/>
                                  <w:b/>
                                  <w:bCs/>
                                  <w:color w:val="767171" w:themeColor="background2" w:themeShade="80"/>
                                  <w:kern w:val="24"/>
                                  <w:sz w:val="16"/>
                                  <w:szCs w:val="16"/>
                                </w:rPr>
                                <w:br/>
                              </w:r>
                              <w:r w:rsidRPr="00B30CFE">
                                <w:rPr>
                                  <w:rFonts w:ascii="Mark Pro" w:hAnsi="Mark Pro"/>
                                  <w:b/>
                                  <w:bCs/>
                                  <w:color w:val="767171" w:themeColor="background2" w:themeShade="80"/>
                                  <w:kern w:val="24"/>
                                  <w:sz w:val="16"/>
                                  <w:szCs w:val="16"/>
                                </w:rPr>
                                <w:br/>
                                <w:t>“Yes”</w:t>
                              </w:r>
                            </w:p>
                          </w:txbxContent>
                        </v:textbox>
                      </v:shape>
                    </w:pict>
                  </mc:Fallback>
                </mc:AlternateContent>
              </w:r>
            </w:ins>
          </w:p>
          <w:p w14:paraId="3A667157" w14:textId="215D2AB9" w:rsidR="00B13FEC" w:rsidRPr="00297C71" w:rsidRDefault="005A2BB5" w:rsidP="00B13FEC">
            <w:pPr>
              <w:spacing w:line="360" w:lineRule="auto"/>
              <w:rPr>
                <w:ins w:id="557" w:author="Sergio Castellanos Arciniega" w:date="2021-06-22T12:34:00Z"/>
                <w:rFonts w:ascii="Mark Pro" w:eastAsia="思源黑体" w:hAnsi="Mark Pro"/>
                <w:color w:val="595959" w:themeColor="text1" w:themeTint="A6"/>
                <w:kern w:val="28"/>
                <w:lang w:val="en-GB"/>
              </w:rPr>
            </w:pPr>
            <w:ins w:id="558" w:author="Sergio Castellanos Arciniega" w:date="2021-06-22T12:34:00Z">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72064" behindDoc="0" locked="0" layoutInCell="1" allowOverlap="1" wp14:anchorId="7013A144" wp14:editId="0E77E38A">
                        <wp:simplePos x="0" y="0"/>
                        <wp:positionH relativeFrom="column">
                          <wp:posOffset>3655695</wp:posOffset>
                        </wp:positionH>
                        <wp:positionV relativeFrom="paragraph">
                          <wp:posOffset>1270</wp:posOffset>
                        </wp:positionV>
                        <wp:extent cx="1295400" cy="245745"/>
                        <wp:effectExtent l="0" t="0" r="0" b="0"/>
                        <wp:wrapNone/>
                        <wp:docPr id="1441396255" name="TextBox 24"/>
                        <wp:cNvGraphicFramePr/>
                        <a:graphic xmlns:a="http://schemas.openxmlformats.org/drawingml/2006/main">
                          <a:graphicData uri="http://schemas.microsoft.com/office/word/2010/wordprocessingShape">
                            <wps:wsp>
                              <wps:cNvSpPr txBox="1"/>
                              <wps:spPr>
                                <a:xfrm>
                                  <a:off x="0" y="0"/>
                                  <a:ext cx="1295400" cy="245745"/>
                                </a:xfrm>
                                <a:prstGeom prst="rect">
                                  <a:avLst/>
                                </a:prstGeom>
                                <a:noFill/>
                              </wps:spPr>
                              <wps:txbx>
                                <w:txbxContent>
                                  <w:p w14:paraId="6D2B05E5" w14:textId="77777777" w:rsidR="00B13FEC" w:rsidRPr="00B30CFE" w:rsidRDefault="00B13FEC" w:rsidP="00B13FEC">
                                    <w:pPr>
                                      <w:jc w:val="center"/>
                                      <w:rPr>
                                        <w:rFonts w:ascii="Mark Pro" w:hAnsi="Mark Pro"/>
                                        <w:b/>
                                        <w:bCs/>
                                        <w:color w:val="767171" w:themeColor="background2" w:themeShade="80"/>
                                        <w:kern w:val="24"/>
                                        <w:sz w:val="16"/>
                                        <w:szCs w:val="16"/>
                                      </w:rPr>
                                    </w:pPr>
                                    <w:r w:rsidRPr="00B30CFE">
                                      <w:rPr>
                                        <w:rFonts w:ascii="Mark Pro" w:hAnsi="Mark Pro"/>
                                        <w:b/>
                                        <w:bCs/>
                                        <w:color w:val="767171" w:themeColor="background2" w:themeShade="80"/>
                                        <w:kern w:val="24"/>
                                        <w:sz w:val="16"/>
                                        <w:szCs w:val="16"/>
                                      </w:rPr>
                                      <w:t xml:space="preserve">Other </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7013A144" id="TextBox 24" o:spid="_x0000_s1036" type="#_x0000_t202" style="position:absolute;margin-left:287.85pt;margin-top:.1pt;width:102pt;height:19.3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" filled="f" stroked="f">
                        <v:textbox style="mso-fit-shape-to-text:t">
                          <w:txbxContent>
                            <w:p w14:paraId="6D2B05E5" w14:textId="77777777" w:rsidR="00B13FEC" w:rsidRPr="00B30CFE" w:rsidRDefault="00B13FEC" w:rsidP="00B13FEC">
                              <w:pPr>
                                <w:jc w:val="center"/>
                                <w:rPr>
                                  <w:rFonts w:ascii="Mark Pro" w:hAnsi="Mark Pro"/>
                                  <w:b/>
                                  <w:bCs/>
                                  <w:color w:val="767171" w:themeColor="background2" w:themeShade="80"/>
                                  <w:kern w:val="24"/>
                                  <w:sz w:val="16"/>
                                  <w:szCs w:val="16"/>
                                </w:rPr>
                              </w:pPr>
                              <w:r w:rsidRPr="00B30CFE">
                                <w:rPr>
                                  <w:rFonts w:ascii="Mark Pro" w:hAnsi="Mark Pro"/>
                                  <w:b/>
                                  <w:bCs/>
                                  <w:color w:val="767171" w:themeColor="background2" w:themeShade="80"/>
                                  <w:kern w:val="24"/>
                                  <w:sz w:val="16"/>
                                  <w:szCs w:val="16"/>
                                </w:rPr>
                                <w:t xml:space="preserve">Other </w:t>
                              </w:r>
                            </w:p>
                          </w:txbxContent>
                        </v:textbox>
                      </v:shape>
                    </w:pict>
                  </mc:Fallback>
                </mc:AlternateContent>
              </w:r>
              <w:r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78208" behindDoc="0" locked="0" layoutInCell="1" allowOverlap="1" wp14:anchorId="7EE8BBB3" wp14:editId="2A4E9A96">
                        <wp:simplePos x="0" y="0"/>
                        <wp:positionH relativeFrom="column">
                          <wp:posOffset>4120515</wp:posOffset>
                        </wp:positionH>
                        <wp:positionV relativeFrom="paragraph">
                          <wp:posOffset>237490</wp:posOffset>
                        </wp:positionV>
                        <wp:extent cx="488315" cy="0"/>
                        <wp:effectExtent l="0" t="76200" r="26035" b="95250"/>
                        <wp:wrapNone/>
                        <wp:docPr id="1441396256" name="Gerade Verbindung mit Pfeil 1441396235"/>
                        <wp:cNvGraphicFramePr/>
                        <a:graphic xmlns:a="http://schemas.openxmlformats.org/drawingml/2006/main">
                          <a:graphicData uri="http://schemas.microsoft.com/office/word/2010/wordprocessingShape">
                            <wps:wsp>
                              <wps:cNvCnPr/>
                              <wps:spPr>
                                <a:xfrm>
                                  <a:off x="0" y="0"/>
                                  <a:ext cx="488315" cy="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45F287" id="Gerade Verbindung mit Pfeil 1441396235" o:spid="_x0000_s1026" type="#_x0000_t32" style="position:absolute;margin-left:324.45pt;margin-top:18.7pt;width:38.45pt;height: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" strokecolor="#a5a5a5 [3206]" strokeweight="1pt">
                        <v:stroke endarrow="block" joinstyle="miter"/>
                      </v:shape>
                    </w:pict>
                  </mc:Fallback>
                </mc:AlternateContent>
              </w:r>
              <w:r w:rsidR="00B13FEC" w:rsidRPr="00297C71">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79232" behindDoc="0" locked="0" layoutInCell="1" allowOverlap="1" wp14:anchorId="5BEB9726" wp14:editId="5E201FF4">
                        <wp:simplePos x="0" y="0"/>
                        <wp:positionH relativeFrom="column">
                          <wp:posOffset>1650365</wp:posOffset>
                        </wp:positionH>
                        <wp:positionV relativeFrom="paragraph">
                          <wp:posOffset>235585</wp:posOffset>
                        </wp:positionV>
                        <wp:extent cx="410210" cy="0"/>
                        <wp:effectExtent l="38100" t="76200" r="0" b="95250"/>
                        <wp:wrapNone/>
                        <wp:docPr id="1441396257" name="Gerade Verbindung mit Pfeil 1441396236"/>
                        <wp:cNvGraphicFramePr/>
                        <a:graphic xmlns:a="http://schemas.openxmlformats.org/drawingml/2006/main">
                          <a:graphicData uri="http://schemas.microsoft.com/office/word/2010/wordprocessingShape">
                            <wps:wsp>
                              <wps:cNvCnPr/>
                              <wps:spPr>
                                <a:xfrm flipH="1">
                                  <a:off x="0" y="0"/>
                                  <a:ext cx="410210" cy="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48471A" id="Gerade Verbindung mit Pfeil 1441396236" o:spid="_x0000_s1026" type="#_x0000_t32" style="position:absolute;margin-left:129.95pt;margin-top:18.55pt;width:32.3pt;height:0;flip:x;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" strokecolor="#a5a5a5 [3206]" strokeweight="1pt">
                        <v:stroke endarrow="block" joinstyle="miter"/>
                      </v:shape>
                    </w:pict>
                  </mc:Fallback>
                </mc:AlternateContent>
              </w:r>
            </w:ins>
          </w:p>
          <w:p w14:paraId="53340912" w14:textId="108D8742" w:rsidR="005A2BB5" w:rsidRDefault="005A2BB5" w:rsidP="005A2BB5">
            <w:pPr>
              <w:spacing w:line="360" w:lineRule="auto"/>
              <w:rPr>
                <w:ins w:id="559" w:author="Sergio Castellanos Arciniega" w:date="2021-06-22T12:41:00Z"/>
                <w:rFonts w:ascii="Mark Pro" w:eastAsia="思源黑体" w:hAnsi="Mark Pro"/>
                <w:color w:val="595959" w:themeColor="text1" w:themeTint="A6"/>
                <w:kern w:val="28"/>
                <w:lang w:val="en-GB"/>
              </w:rPr>
            </w:pPr>
            <w:ins w:id="560" w:author="Sergio Castellanos Arciniega" w:date="2021-06-22T12:38:00Z">
              <w:r w:rsidRPr="00297C71">
                <w:rPr>
                  <w:rFonts w:ascii="Mark Pro" w:eastAsia="思源黑体" w:hAnsi="Mark Pro"/>
                  <w:color w:val="595959" w:themeColor="text1" w:themeTint="A6"/>
                  <w:kern w:val="28"/>
                  <w:lang w:val="en-GB"/>
                </w:rPr>
                <w:t xml:space="preserve">From here, it is much easier to create the necessary coding blocks: you start with the code block </w:t>
              </w:r>
            </w:ins>
            <w:ins w:id="561" w:author="Sergio Castellanos Arciniega" w:date="2021-06-22T12:41:00Z">
              <w:r w:rsidRPr="00297C71">
                <w:rPr>
                  <w:rFonts w:ascii="Mark Pro" w:eastAsia="思源黑体" w:hAnsi="Mark Pro"/>
                  <w:color w:val="595959" w:themeColor="text1" w:themeTint="A6"/>
                  <w:kern w:val="28"/>
                  <w:lang w:val="en-GB"/>
                </w:rPr>
                <w:t>'</w:t>
              </w:r>
              <w:r>
                <w:rPr>
                  <w:rFonts w:ascii="Mark Pro" w:eastAsia="思源黑体" w:hAnsi="Mark Pro"/>
                  <w:color w:val="595959" w:themeColor="text1" w:themeTint="A6"/>
                  <w:kern w:val="28"/>
                  <w:lang w:val="en-GB"/>
                </w:rPr>
                <w:t>get</w:t>
              </w:r>
            </w:ins>
            <w:ins w:id="562" w:author="Sergio Castellanos Arciniega" w:date="2021-06-22T12:38:00Z">
              <w:r w:rsidRPr="00297C71">
                <w:rPr>
                  <w:rFonts w:ascii="Mark Pro" w:eastAsia="思源黑体" w:hAnsi="Mark Pro"/>
                  <w:color w:val="595959" w:themeColor="text1" w:themeTint="A6"/>
                  <w:kern w:val="28"/>
                  <w:lang w:val="en-GB"/>
                </w:rPr>
                <w:t xml:space="preserve"> order'. You create this code block again in 'My blocks'.</w:t>
              </w:r>
            </w:ins>
          </w:p>
          <w:p w14:paraId="208AA347" w14:textId="01A6AC65" w:rsidR="005A2BB5" w:rsidRPr="00297C71" w:rsidRDefault="005A2BB5" w:rsidP="005A2BB5">
            <w:pPr>
              <w:spacing w:line="360" w:lineRule="auto"/>
              <w:rPr>
                <w:ins w:id="563" w:author="Sergio Castellanos Arciniega" w:date="2021-06-22T12:38:00Z"/>
                <w:rFonts w:ascii="Mark Pro" w:eastAsia="思源黑体" w:hAnsi="Mark Pro"/>
                <w:color w:val="595959" w:themeColor="text1" w:themeTint="A6"/>
                <w:kern w:val="28"/>
                <w:lang w:val="en-GB"/>
              </w:rPr>
            </w:pPr>
            <w:ins w:id="564" w:author="Sergio Castellanos Arciniega" w:date="2021-06-22T12:41:00Z">
              <w:r w:rsidRPr="00297C71">
                <w:rPr>
                  <w:noProof/>
                  <w:lang w:val="en-GB"/>
                </w:rPr>
                <w:drawing>
                  <wp:inline distT="0" distB="0" distL="0" distR="0" wp14:anchorId="72304ABF" wp14:editId="03A6646C">
                    <wp:extent cx="5059754" cy="7188590"/>
                    <wp:effectExtent l="0" t="0" r="7620" b="0"/>
                    <wp:docPr id="1441396262" name="Grafik 1441396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2" name="Grafik 1441396237"/>
                            <pic:cNvPicPr/>
                          </pic:nvPicPr>
                          <pic:blipFill>
                            <a:blip r:embed="rId45">
                              <a:extLst>
                                <a:ext uri="{28A0092B-C50C-407E-A947-70E740481C1C}">
                                  <a14:useLocalDpi xmlns:a14="http://schemas.microsoft.com/office/drawing/2010/main" val="0"/>
                                </a:ext>
                              </a:extLst>
                            </a:blip>
                            <a:stretch>
                              <a:fillRect/>
                            </a:stretch>
                          </pic:blipFill>
                          <pic:spPr>
                            <a:xfrm>
                              <a:off x="0" y="0"/>
                              <a:ext cx="5062218" cy="7192091"/>
                            </a:xfrm>
                            <a:prstGeom prst="rect">
                              <a:avLst/>
                            </a:prstGeom>
                          </pic:spPr>
                        </pic:pic>
                      </a:graphicData>
                    </a:graphic>
                  </wp:inline>
                </w:drawing>
              </w:r>
            </w:ins>
          </w:p>
          <w:p w14:paraId="595F2B91" w14:textId="331742A7" w:rsidR="009403A2" w:rsidRPr="00297C71" w:rsidRDefault="005A2BB5" w:rsidP="005A2BB5">
            <w:pPr>
              <w:spacing w:line="360" w:lineRule="auto"/>
              <w:rPr>
                <w:ins w:id="565" w:author="Sergio Castellanos Arciniega" w:date="2021-06-22T12:38:00Z"/>
                <w:rFonts w:ascii="Mark Pro" w:eastAsia="思源黑体" w:hAnsi="Mark Pro"/>
                <w:color w:val="595959" w:themeColor="text1" w:themeTint="A6"/>
                <w:kern w:val="28"/>
                <w:lang w:val="en-GB"/>
              </w:rPr>
            </w:pPr>
            <w:ins w:id="566" w:author="Sergio Castellanos Arciniega" w:date="2021-06-22T12:38:00Z">
              <w:r w:rsidRPr="00297C71">
                <w:rPr>
                  <w:rFonts w:ascii="Mark Pro" w:eastAsia="思源黑体" w:hAnsi="Mark Pro"/>
                  <w:color w:val="595959" w:themeColor="text1" w:themeTint="A6"/>
                  <w:kern w:val="28"/>
                  <w:lang w:val="en-GB"/>
                </w:rPr>
                <w:t>In addition, you need to create two variables. In one variable we will store the recognition result from the order, so if everything was understood correctly, this can be sent to the kitchen (attention: checking back with yes/no – the answer to this would override the previous recognition result in the report block; that’s why we need to store the recognized order in a variable).</w:t>
              </w:r>
            </w:ins>
          </w:p>
          <w:p w14:paraId="356DB7E0" w14:textId="77777777" w:rsidR="005A2BB5" w:rsidRPr="00297C71" w:rsidRDefault="005A2BB5" w:rsidP="005A2BB5">
            <w:pPr>
              <w:spacing w:line="360" w:lineRule="auto"/>
              <w:rPr>
                <w:ins w:id="567" w:author="Sergio Castellanos Arciniega" w:date="2021-06-22T12:38:00Z"/>
                <w:rFonts w:ascii="Mark Pro" w:eastAsia="思源黑体" w:hAnsi="Mark Pro"/>
                <w:color w:val="595959" w:themeColor="text1" w:themeTint="A6"/>
                <w:kern w:val="28"/>
                <w:lang w:val="en-GB"/>
              </w:rPr>
            </w:pPr>
            <w:ins w:id="568" w:author="Sergio Castellanos Arciniega" w:date="2021-06-22T12:38:00Z">
              <w:r w:rsidRPr="00297C71">
                <w:rPr>
                  <w:rFonts w:ascii="Mark Pro" w:eastAsia="思源黑体" w:hAnsi="Mark Pro"/>
                  <w:color w:val="595959" w:themeColor="text1" w:themeTint="A6"/>
                  <w:kern w:val="28"/>
                  <w:lang w:val="en-GB"/>
                </w:rPr>
                <w:t>The second variable keeps track of the entire process: is the order complete (meaning, understood correctly)? If not, the ordering process will start all over again. This second use of the variable reports on process data (stage).</w:t>
              </w:r>
            </w:ins>
          </w:p>
          <w:p w14:paraId="7A6998B3" w14:textId="77777777" w:rsidR="005A2BB5" w:rsidRPr="00297C71" w:rsidRDefault="005A2BB5" w:rsidP="005A2BB5">
            <w:pPr>
              <w:spacing w:line="360" w:lineRule="auto"/>
              <w:rPr>
                <w:ins w:id="569" w:author="Sergio Castellanos Arciniega" w:date="2021-06-22T12:43:00Z"/>
                <w:rFonts w:ascii="Mark Pro" w:eastAsia="思源黑体" w:hAnsi="Mark Pro"/>
                <w:color w:val="595959" w:themeColor="text1" w:themeTint="A6"/>
                <w:kern w:val="28"/>
                <w:lang w:val="en-GB"/>
              </w:rPr>
            </w:pPr>
            <w:ins w:id="570" w:author="Sergio Castellanos Arciniega" w:date="2021-06-22T12:43:00Z">
              <w:r w:rsidRPr="00297C71">
                <w:rPr>
                  <w:rFonts w:ascii="Mark Pro" w:eastAsia="思源黑体" w:hAnsi="Mark Pro"/>
                  <w:color w:val="595959" w:themeColor="text1" w:themeTint="A6"/>
                  <w:kern w:val="28"/>
                  <w:lang w:val="en-GB"/>
                </w:rPr>
                <w:t>You can use the knowledge from previous lessons to help with the program, e.g. light up LEDs to make the user understand that the robot is about to speak (green) or listen (red), or you can use the screen on the waiter-mBot2 to display data. Use this at checkpoints in your program, so evaluate if your code works and give feedback to the users.</w:t>
              </w:r>
            </w:ins>
          </w:p>
          <w:p w14:paraId="40141725" w14:textId="77777777" w:rsidR="005A2BB5" w:rsidRPr="00297C71" w:rsidRDefault="005A2BB5" w:rsidP="005A2BB5">
            <w:pPr>
              <w:spacing w:line="360" w:lineRule="auto"/>
              <w:rPr>
                <w:ins w:id="571" w:author="Sergio Castellanos Arciniega" w:date="2021-06-22T12:43:00Z"/>
                <w:rFonts w:ascii="Mark Pro" w:eastAsia="思源黑体" w:hAnsi="Mark Pro"/>
                <w:color w:val="595959" w:themeColor="text1" w:themeTint="A6"/>
                <w:kern w:val="28"/>
                <w:lang w:val="en-GB"/>
              </w:rPr>
            </w:pPr>
            <w:ins w:id="572" w:author="Sergio Castellanos Arciniega" w:date="2021-06-22T12:43:00Z">
              <w:r w:rsidRPr="00297C71">
                <w:rPr>
                  <w:rFonts w:ascii="Mark Pro" w:eastAsia="思源黑体" w:hAnsi="Mark Pro"/>
                  <w:color w:val="595959" w:themeColor="text1" w:themeTint="A6"/>
                  <w:kern w:val="28"/>
                  <w:lang w:val="en-GB"/>
                </w:rPr>
                <w:t>As an extra addition, you can use cloud or LAN messaging to send data to another mBot2. For a better learning experience, there are examples on how to solve specific tasks in this lesson. You can refer to them in case you have problems with your own code or get ideas on how to deal with a specific situation. In general, it is better to get a draft working and refine the code in iterations rather than trying to have everything done and programmed perfectly at once. Start with the driving sequence and instead of having the</w:t>
              </w:r>
              <w:r>
                <w:rPr>
                  <w:rFonts w:ascii="Mark Pro" w:eastAsia="思源黑体" w:hAnsi="Mark Pro"/>
                  <w:color w:val="595959" w:themeColor="text1" w:themeTint="A6"/>
                  <w:kern w:val="28"/>
                  <w:lang w:val="en-GB"/>
                </w:rPr>
                <w:t xml:space="preserve"> ’</w:t>
              </w:r>
              <w:r w:rsidRPr="00297C71">
                <w:rPr>
                  <w:rFonts w:ascii="Mark Pro" w:eastAsia="思源黑体" w:hAnsi="Mark Pro"/>
                  <w:color w:val="595959" w:themeColor="text1" w:themeTint="A6"/>
                  <w:kern w:val="28"/>
                  <w:lang w:val="en-GB"/>
                </w:rPr>
                <w:t>get_order</w:t>
              </w:r>
              <w:r>
                <w:rPr>
                  <w:rFonts w:ascii="Mark Pro" w:eastAsia="思源黑体" w:hAnsi="Mark Pro"/>
                  <w:color w:val="595959" w:themeColor="text1" w:themeTint="A6"/>
                  <w:kern w:val="28"/>
                  <w:lang w:val="en-GB"/>
                </w:rPr>
                <w:t>’ b</w:t>
              </w:r>
              <w:r w:rsidRPr="00297C71">
                <w:rPr>
                  <w:rFonts w:ascii="Mark Pro" w:eastAsia="思源黑体" w:hAnsi="Mark Pro"/>
                  <w:color w:val="595959" w:themeColor="text1" w:themeTint="A6"/>
                  <w:kern w:val="28"/>
                  <w:lang w:val="en-GB"/>
                </w:rPr>
                <w:t>lock ready, just make a beep there to show that everything is working so far. Then work on the order process but keep the driving out. This way you can iterate faster without the robot having to drive between the markers every time you want to try your code. as final stages, combine them to solve the given task.</w:t>
              </w:r>
            </w:ins>
          </w:p>
          <w:p w14:paraId="27FFF231" w14:textId="0A353D28" w:rsidR="005A2BB5" w:rsidRDefault="005A2BB5" w:rsidP="005A2BB5">
            <w:pPr>
              <w:spacing w:line="360" w:lineRule="auto"/>
              <w:rPr>
                <w:ins w:id="573" w:author="Sergio Castellanos Arciniega" w:date="2021-06-22T13:04:00Z"/>
                <w:rFonts w:ascii="Mark Pro" w:eastAsia="思源黑体" w:hAnsi="Mark Pro"/>
                <w:color w:val="595959" w:themeColor="text1" w:themeTint="A6"/>
                <w:kern w:val="28"/>
                <w:lang w:val="en-GB"/>
              </w:rPr>
            </w:pPr>
            <w:ins w:id="574" w:author="Sergio Castellanos Arciniega" w:date="2021-06-22T12:43:00Z">
              <w:r w:rsidRPr="00297C71">
                <w:rPr>
                  <w:rFonts w:ascii="Mark Pro" w:eastAsia="思源黑体" w:hAnsi="Mark Pro"/>
                  <w:color w:val="595959" w:themeColor="text1" w:themeTint="A6"/>
                  <w:kern w:val="28"/>
                  <w:lang w:val="en-GB"/>
                </w:rPr>
                <w:t xml:space="preserve">In the programming examples above, you also sent a message to a second mBot2 as an additional option. For example, in the 'order process' you have said that once the customer confirms the order the mBot2 sends a message via cloud or LAN messaging to a second mBot2 or CyberPi (for displaying the incoming orders in the kitchen). Now you have to program the second mBot2 to receive the message. </w:t>
              </w:r>
            </w:ins>
          </w:p>
          <w:p w14:paraId="3777EA98" w14:textId="77777777" w:rsidR="009403A2" w:rsidRPr="00297C71" w:rsidRDefault="009403A2" w:rsidP="005A2BB5">
            <w:pPr>
              <w:spacing w:line="360" w:lineRule="auto"/>
              <w:rPr>
                <w:ins w:id="575" w:author="Sergio Castellanos Arciniega" w:date="2021-06-22T12:43:00Z"/>
                <w:rFonts w:ascii="Mark Pro" w:eastAsia="思源黑体" w:hAnsi="Mark Pro"/>
                <w:color w:val="595959" w:themeColor="text1" w:themeTint="A6"/>
                <w:kern w:val="28"/>
                <w:lang w:val="en-GB"/>
              </w:rPr>
            </w:pPr>
          </w:p>
          <w:p w14:paraId="0716EAAE" w14:textId="059F8380" w:rsidR="00B13FEC" w:rsidRPr="00297C71" w:rsidRDefault="005A2BB5" w:rsidP="00B13FEC">
            <w:pPr>
              <w:spacing w:line="360" w:lineRule="auto"/>
              <w:rPr>
                <w:ins w:id="576" w:author="Sergio Castellanos Arciniega" w:date="2021-06-22T12:34:00Z"/>
                <w:rFonts w:ascii="Mark Pro" w:eastAsia="思源黑体" w:hAnsi="Mark Pro"/>
                <w:color w:val="595959" w:themeColor="text1" w:themeTint="A6"/>
                <w:kern w:val="28"/>
                <w:lang w:val="en-GB"/>
              </w:rPr>
            </w:pPr>
            <w:ins w:id="577" w:author="Sergio Castellanos Arciniega" w:date="2021-06-22T12:43:00Z">
              <w:r w:rsidRPr="00297C71">
                <w:rPr>
                  <w:noProof/>
                  <w:lang w:val="en-GB"/>
                </w:rPr>
                <w:drawing>
                  <wp:inline distT="0" distB="0" distL="0" distR="0" wp14:anchorId="62E6EBD0" wp14:editId="53846A71">
                    <wp:extent cx="5979409" cy="1512277"/>
                    <wp:effectExtent l="0" t="0" r="2540" b="0"/>
                    <wp:docPr id="1441396263" name="Grafik 144139623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38"/>
                            <pic:cNvPicPr/>
                          </pic:nvPicPr>
                          <pic:blipFill>
                            <a:blip r:embed="rId46">
                              <a:extLst>
                                <a:ext uri="{28A0092B-C50C-407E-A947-70E740481C1C}">
                                  <a14:useLocalDpi xmlns:a14="http://schemas.microsoft.com/office/drawing/2010/main" val="0"/>
                                </a:ext>
                              </a:extLst>
                            </a:blip>
                            <a:stretch>
                              <a:fillRect/>
                            </a:stretch>
                          </pic:blipFill>
                          <pic:spPr>
                            <a:xfrm>
                              <a:off x="0" y="0"/>
                              <a:ext cx="6021188" cy="1522843"/>
                            </a:xfrm>
                            <a:prstGeom prst="rect">
                              <a:avLst/>
                            </a:prstGeom>
                          </pic:spPr>
                        </pic:pic>
                      </a:graphicData>
                    </a:graphic>
                  </wp:inline>
                </w:drawing>
              </w:r>
            </w:ins>
          </w:p>
          <w:p w14:paraId="0B3B6AED" w14:textId="77777777" w:rsidR="00B13FEC" w:rsidRDefault="00B13FEC" w:rsidP="00B13FEC">
            <w:pPr>
              <w:spacing w:line="360" w:lineRule="auto"/>
              <w:rPr>
                <w:ins w:id="578" w:author="Sergio Castellanos Arciniega" w:date="2021-06-22T12:33:00Z"/>
                <w:rFonts w:ascii="Mark Pro" w:eastAsia="思源黑体" w:hAnsi="Mark Pro"/>
                <w:color w:val="595959" w:themeColor="text1" w:themeTint="A6"/>
                <w:kern w:val="28"/>
                <w:lang w:val="en-GB"/>
              </w:rPr>
            </w:pPr>
          </w:p>
          <w:p w14:paraId="247D5798" w14:textId="7D71722F" w:rsidR="005A2BB5" w:rsidRDefault="005A2BB5" w:rsidP="005A2BB5">
            <w:pPr>
              <w:spacing w:line="360" w:lineRule="auto"/>
              <w:rPr>
                <w:ins w:id="579" w:author="Sergio Castellanos Arciniega" w:date="2021-06-22T12:45:00Z"/>
                <w:rFonts w:ascii="Mark Pro" w:eastAsia="思源黑体" w:hAnsi="Mark Pro"/>
                <w:color w:val="595959" w:themeColor="text1" w:themeTint="A6"/>
                <w:kern w:val="28"/>
                <w:lang w:val="en-GB"/>
              </w:rPr>
            </w:pPr>
            <w:ins w:id="580" w:author="Sergio Castellanos Arciniega" w:date="2021-06-22T12:44:00Z">
              <w:r w:rsidRPr="00297C71">
                <w:rPr>
                  <w:rFonts w:ascii="Mark Pro" w:eastAsia="思源黑体" w:hAnsi="Mark Pro"/>
                  <w:color w:val="595959" w:themeColor="text1" w:themeTint="A6"/>
                  <w:kern w:val="28"/>
                  <w:lang w:val="en-GB"/>
                </w:rPr>
                <w:t xml:space="preserve">In the programming example below, the kitchen receives the order and displays it. Create the programming example below in the same script. Place </w:t>
              </w:r>
            </w:ins>
            <w:ins w:id="581" w:author="Sergio Castellanos Arciniega" w:date="2021-06-22T12:45:00Z">
              <w:r>
                <w:rPr>
                  <w:rFonts w:ascii="Mark Pro" w:eastAsia="思源黑体" w:hAnsi="Mark Pro"/>
                  <w:color w:val="595959" w:themeColor="text1" w:themeTint="A6"/>
                  <w:kern w:val="28"/>
                  <w:lang w:val="en-GB"/>
                </w:rPr>
                <w:t>this</w:t>
              </w:r>
            </w:ins>
            <w:ins w:id="582" w:author="Sergio Castellanos Arciniega" w:date="2021-06-22T12:44:00Z">
              <w:r w:rsidRPr="00297C71">
                <w:rPr>
                  <w:rFonts w:ascii="Mark Pro" w:eastAsia="思源黑体" w:hAnsi="Mark Pro"/>
                  <w:color w:val="595959" w:themeColor="text1" w:themeTint="A6"/>
                  <w:kern w:val="28"/>
                  <w:lang w:val="en-GB"/>
                </w:rPr>
                <w:t xml:space="preserve"> next to the first programming example. This way you keep the script clear.</w:t>
              </w:r>
            </w:ins>
          </w:p>
          <w:p w14:paraId="04365F67" w14:textId="77777777" w:rsidR="005A2BB5" w:rsidRPr="00297C71" w:rsidRDefault="005A2BB5" w:rsidP="005A2BB5">
            <w:pPr>
              <w:spacing w:line="360" w:lineRule="auto"/>
              <w:rPr>
                <w:ins w:id="583" w:author="Sergio Castellanos Arciniega" w:date="2021-06-22T12:44:00Z"/>
                <w:rFonts w:ascii="Mark Pro" w:eastAsia="思源黑体" w:hAnsi="Mark Pro"/>
                <w:color w:val="595959" w:themeColor="text1" w:themeTint="A6"/>
                <w:kern w:val="28"/>
                <w:lang w:val="en-GB"/>
              </w:rPr>
            </w:pPr>
          </w:p>
          <w:p w14:paraId="77962AD2" w14:textId="52211C43" w:rsidR="005A2BB5" w:rsidRDefault="005A2BB5" w:rsidP="005A2BB5">
            <w:pPr>
              <w:spacing w:line="360" w:lineRule="auto"/>
              <w:rPr>
                <w:ins w:id="584" w:author="Sergio Castellanos Arciniega" w:date="2021-06-22T13:04:00Z"/>
                <w:rFonts w:ascii="Mark Pro" w:eastAsia="思源黑体" w:hAnsi="Mark Pro"/>
                <w:color w:val="595959" w:themeColor="text1" w:themeTint="A6"/>
                <w:kern w:val="28"/>
                <w:lang w:val="en-GB"/>
              </w:rPr>
            </w:pPr>
            <w:ins w:id="585" w:author="Sergio Castellanos Arciniega" w:date="2021-06-22T12:44:00Z">
              <w:r w:rsidRPr="00297C71">
                <w:rPr>
                  <w:rFonts w:ascii="Mark Pro" w:eastAsia="思源黑体" w:hAnsi="Mark Pro"/>
                  <w:color w:val="595959" w:themeColor="text1" w:themeTint="A6"/>
                  <w:kern w:val="28"/>
                  <w:lang w:val="en-GB"/>
                </w:rPr>
                <w:t>In the programming example 'controlling a robot' you have programmed that after detecting the green area a cloud message is sent to the customer to inform him that their order is coming. This is also programmed in the same script field next to the other blocks – you could use another CyberPi (as a smart device on the customer’s table) to inform about the order status:</w:t>
              </w:r>
            </w:ins>
          </w:p>
          <w:p w14:paraId="695404B3" w14:textId="333C80D7" w:rsidR="009403A2" w:rsidRPr="00297C71" w:rsidRDefault="009403A2" w:rsidP="005A2BB5">
            <w:pPr>
              <w:spacing w:line="360" w:lineRule="auto"/>
              <w:rPr>
                <w:ins w:id="586" w:author="Sergio Castellanos Arciniega" w:date="2021-06-22T12:44:00Z"/>
                <w:rFonts w:ascii="Mark Pro" w:eastAsia="思源黑体" w:hAnsi="Mark Pro"/>
                <w:color w:val="595959" w:themeColor="text1" w:themeTint="A6"/>
                <w:kern w:val="28"/>
                <w:lang w:val="en-GB"/>
              </w:rPr>
            </w:pPr>
          </w:p>
          <w:p w14:paraId="57536E70" w14:textId="3675C36C" w:rsidR="00B13FEC" w:rsidRDefault="00F15521" w:rsidP="00B13FEC">
            <w:pPr>
              <w:spacing w:line="360" w:lineRule="auto"/>
              <w:rPr>
                <w:ins w:id="587" w:author="Sergio Castellanos Arciniega" w:date="2021-06-22T12:46:00Z"/>
                <w:noProof/>
                <w:lang w:val="en-GB"/>
              </w:rPr>
            </w:pPr>
            <w:ins w:id="588" w:author="Sergio Castellanos Arciniega" w:date="2021-06-22T13:19:00Z">
              <w:r w:rsidRPr="00297C71">
                <w:rPr>
                  <w:noProof/>
                  <w:lang w:val="en-GB"/>
                </w:rPr>
                <w:drawing>
                  <wp:inline distT="0" distB="0" distL="0" distR="0" wp14:anchorId="25EDA275" wp14:editId="23D30586">
                    <wp:extent cx="3467686" cy="1527586"/>
                    <wp:effectExtent l="0" t="0" r="0" b="0"/>
                    <wp:docPr id="1441396265" name="Grafik 144139623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39"/>
                            <pic:cNvPicPr/>
                          </pic:nvPicPr>
                          <pic:blipFill>
                            <a:blip r:embed="rId47">
                              <a:extLst>
                                <a:ext uri="{28A0092B-C50C-407E-A947-70E740481C1C}">
                                  <a14:useLocalDpi xmlns:a14="http://schemas.microsoft.com/office/drawing/2010/main" val="0"/>
                                </a:ext>
                              </a:extLst>
                            </a:blip>
                            <a:stretch>
                              <a:fillRect/>
                            </a:stretch>
                          </pic:blipFill>
                          <pic:spPr>
                            <a:xfrm>
                              <a:off x="0" y="0"/>
                              <a:ext cx="3496108" cy="1540106"/>
                            </a:xfrm>
                            <a:prstGeom prst="rect">
                              <a:avLst/>
                            </a:prstGeom>
                          </pic:spPr>
                        </pic:pic>
                      </a:graphicData>
                    </a:graphic>
                  </wp:inline>
                </w:drawing>
              </w:r>
            </w:ins>
            <w:ins w:id="589" w:author="Sergio Castellanos Arciniega" w:date="2021-06-22T12:46:00Z">
              <w:r w:rsidR="005A2BB5" w:rsidRPr="00297C71">
                <w:rPr>
                  <w:noProof/>
                  <w:lang w:val="en-GB"/>
                </w:rPr>
                <w:t xml:space="preserve"> </w:t>
              </w:r>
            </w:ins>
          </w:p>
          <w:p w14:paraId="1A1A9181" w14:textId="1675F465" w:rsidR="005A2BB5" w:rsidRDefault="005A2BB5" w:rsidP="00B13FEC">
            <w:pPr>
              <w:spacing w:line="360" w:lineRule="auto"/>
              <w:rPr>
                <w:ins w:id="590" w:author="Sergio Castellanos Arciniega" w:date="2021-06-22T12:46:00Z"/>
                <w:noProof/>
                <w:lang w:val="en-GB"/>
              </w:rPr>
            </w:pPr>
          </w:p>
          <w:p w14:paraId="0D083C25" w14:textId="7A93203F" w:rsidR="005A2BB5" w:rsidRDefault="005A2BB5" w:rsidP="00B13FEC">
            <w:pPr>
              <w:spacing w:line="360" w:lineRule="auto"/>
              <w:rPr>
                <w:ins w:id="591" w:author="Sergio Castellanos Arciniega" w:date="2021-06-22T13:18:00Z"/>
                <w:rFonts w:ascii="Mark Pro" w:eastAsia="思源黑体" w:hAnsi="Mark Pro"/>
                <w:color w:val="595959" w:themeColor="text1" w:themeTint="A6"/>
                <w:kern w:val="28"/>
                <w:lang w:val="en-GB"/>
              </w:rPr>
            </w:pPr>
            <w:ins w:id="592" w:author="Sergio Castellanos Arciniega" w:date="2021-06-22T12:46:00Z">
              <w:r w:rsidRPr="005A2BB5">
                <w:rPr>
                  <w:rFonts w:ascii="Mark Pro" w:eastAsia="思源黑体" w:hAnsi="Mark Pro"/>
                  <w:color w:val="595959" w:themeColor="text1" w:themeTint="A6"/>
                  <w:kern w:val="28"/>
                  <w:lang w:val="en-GB"/>
                </w:rPr>
                <w:t>When you have programmed everything, your script area will look like this:</w:t>
              </w:r>
            </w:ins>
          </w:p>
          <w:p w14:paraId="392F51E6" w14:textId="7394DC6B" w:rsidR="00F15521" w:rsidRDefault="00F15521" w:rsidP="00B13FEC">
            <w:pPr>
              <w:spacing w:line="360" w:lineRule="auto"/>
              <w:rPr>
                <w:ins w:id="593" w:author="Sergio Castellanos Arciniega" w:date="2021-06-22T13:18:00Z"/>
                <w:rFonts w:ascii="Mark Pro" w:eastAsia="思源黑体" w:hAnsi="Mark Pro"/>
                <w:color w:val="595959" w:themeColor="text1" w:themeTint="A6"/>
                <w:kern w:val="28"/>
                <w:lang w:val="en-GB"/>
              </w:rPr>
            </w:pPr>
            <w:ins w:id="594" w:author="Sergio Castellanos Arciniega" w:date="2021-06-22T13:18:00Z">
              <w:r w:rsidRPr="00297C71">
                <w:rPr>
                  <w:noProof/>
                  <w:lang w:val="en-GB"/>
                </w:rPr>
                <w:drawing>
                  <wp:anchor distT="0" distB="0" distL="114300" distR="114300" simplePos="0" relativeHeight="251682304" behindDoc="0" locked="0" layoutInCell="1" allowOverlap="1" wp14:anchorId="05B254BD" wp14:editId="13A2B182">
                    <wp:simplePos x="0" y="0"/>
                    <wp:positionH relativeFrom="column">
                      <wp:posOffset>2671445</wp:posOffset>
                    </wp:positionH>
                    <wp:positionV relativeFrom="paragraph">
                      <wp:posOffset>255270</wp:posOffset>
                    </wp:positionV>
                    <wp:extent cx="3763010" cy="951230"/>
                    <wp:effectExtent l="0" t="0" r="8890" b="1270"/>
                    <wp:wrapNone/>
                    <wp:docPr id="1441396267" name="Grafik 144139623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3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763010" cy="951230"/>
                            </a:xfrm>
                            <a:prstGeom prst="rect">
                              <a:avLst/>
                            </a:prstGeom>
                          </pic:spPr>
                        </pic:pic>
                      </a:graphicData>
                    </a:graphic>
                    <wp14:sizeRelH relativeFrom="margin">
                      <wp14:pctWidth>0</wp14:pctWidth>
                    </wp14:sizeRelH>
                    <wp14:sizeRelV relativeFrom="margin">
                      <wp14:pctHeight>0</wp14:pctHeight>
                    </wp14:sizeRelV>
                  </wp:anchor>
                </w:drawing>
              </w:r>
            </w:ins>
          </w:p>
          <w:p w14:paraId="62F59FE7" w14:textId="66AC767C" w:rsidR="00F15521" w:rsidRDefault="00F15521" w:rsidP="00B13FEC">
            <w:pPr>
              <w:spacing w:line="360" w:lineRule="auto"/>
              <w:rPr>
                <w:ins w:id="595" w:author="Sergio Castellanos Arciniega" w:date="2021-06-22T13:20:00Z"/>
                <w:rFonts w:ascii="Mark Pro" w:eastAsia="思源黑体" w:hAnsi="Mark Pro"/>
                <w:color w:val="595959" w:themeColor="text1" w:themeTint="A6"/>
                <w:kern w:val="28"/>
                <w:lang w:val="en-GB"/>
              </w:rPr>
            </w:pPr>
            <w:ins w:id="596" w:author="Sergio Castellanos Arciniega" w:date="2021-06-22T13:19:00Z">
              <w:r w:rsidRPr="00297C71">
                <w:rPr>
                  <w:noProof/>
                  <w:lang w:val="en-GB"/>
                </w:rPr>
                <w:drawing>
                  <wp:anchor distT="0" distB="0" distL="114300" distR="114300" simplePos="0" relativeHeight="251683328" behindDoc="0" locked="0" layoutInCell="1" allowOverlap="1" wp14:anchorId="094904C3" wp14:editId="1E2067D9">
                    <wp:simplePos x="0" y="0"/>
                    <wp:positionH relativeFrom="column">
                      <wp:posOffset>2670810</wp:posOffset>
                    </wp:positionH>
                    <wp:positionV relativeFrom="paragraph">
                      <wp:posOffset>930910</wp:posOffset>
                    </wp:positionV>
                    <wp:extent cx="2186305" cy="962660"/>
                    <wp:effectExtent l="0" t="0" r="4445" b="8890"/>
                    <wp:wrapNone/>
                    <wp:docPr id="1441396268" name="Grafik 144139623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3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86305" cy="962660"/>
                            </a:xfrm>
                            <a:prstGeom prst="rect">
                              <a:avLst/>
                            </a:prstGeom>
                          </pic:spPr>
                        </pic:pic>
                      </a:graphicData>
                    </a:graphic>
                    <wp14:sizeRelH relativeFrom="margin">
                      <wp14:pctWidth>0</wp14:pctWidth>
                    </wp14:sizeRelH>
                    <wp14:sizeRelV relativeFrom="margin">
                      <wp14:pctHeight>0</wp14:pctHeight>
                    </wp14:sizeRelV>
                  </wp:anchor>
                </w:drawing>
              </w:r>
            </w:ins>
            <w:ins w:id="597" w:author="Sergio Castellanos Arciniega" w:date="2021-06-22T13:18:00Z">
              <w:r w:rsidRPr="00297C71">
                <w:rPr>
                  <w:noProof/>
                  <w:lang w:val="en-GB"/>
                </w:rPr>
                <w:drawing>
                  <wp:inline distT="0" distB="0" distL="0" distR="0" wp14:anchorId="43716F72" wp14:editId="223D7763">
                    <wp:extent cx="2543188" cy="1681089"/>
                    <wp:effectExtent l="0" t="0" r="0" b="0"/>
                    <wp:docPr id="1441396266" name="Grafik 1441396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3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96137" cy="1716089"/>
                            </a:xfrm>
                            <a:prstGeom prst="rect">
                              <a:avLst/>
                            </a:prstGeom>
                          </pic:spPr>
                        </pic:pic>
                      </a:graphicData>
                    </a:graphic>
                  </wp:inline>
                </w:drawing>
              </w:r>
            </w:ins>
          </w:p>
          <w:p w14:paraId="332940D0" w14:textId="7442A966" w:rsidR="00F15521" w:rsidRDefault="00F15521" w:rsidP="00B13FEC">
            <w:pPr>
              <w:spacing w:line="360" w:lineRule="auto"/>
              <w:rPr>
                <w:ins w:id="598" w:author="Sergio Castellanos Arciniega" w:date="2021-06-22T13:20:00Z"/>
                <w:rFonts w:ascii="Mark Pro" w:eastAsia="思源黑体" w:hAnsi="Mark Pro"/>
                <w:color w:val="595959" w:themeColor="text1" w:themeTint="A6"/>
                <w:kern w:val="28"/>
                <w:lang w:val="en-GB"/>
              </w:rPr>
            </w:pPr>
            <w:ins w:id="599" w:author="Sergio Castellanos Arciniega" w:date="2021-06-22T13:21:00Z">
              <w:r w:rsidRPr="00297C71">
                <w:rPr>
                  <w:noProof/>
                  <w:lang w:val="en-GB"/>
                </w:rPr>
                <w:drawing>
                  <wp:inline distT="0" distB="0" distL="0" distR="0" wp14:anchorId="2516F123" wp14:editId="028E4A41">
                    <wp:extent cx="5824220" cy="2129790"/>
                    <wp:effectExtent l="0" t="0" r="5080" b="3810"/>
                    <wp:docPr id="1441396269" name="Grafik 1441396231" descr="Ein Bild, das Text, Monitor, Screenshot, Bildschir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3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24220" cy="2129790"/>
                            </a:xfrm>
                            <a:prstGeom prst="rect">
                              <a:avLst/>
                            </a:prstGeom>
                          </pic:spPr>
                        </pic:pic>
                      </a:graphicData>
                    </a:graphic>
                  </wp:inline>
                </w:drawing>
              </w:r>
            </w:ins>
          </w:p>
          <w:p w14:paraId="5E3FA2D8" w14:textId="34033016" w:rsidR="00F15521" w:rsidRDefault="00F15521" w:rsidP="00B13FEC">
            <w:pPr>
              <w:spacing w:line="360" w:lineRule="auto"/>
              <w:rPr>
                <w:ins w:id="600" w:author="Sergio Castellanos Arciniega" w:date="2021-06-22T13:20:00Z"/>
                <w:rFonts w:ascii="Mark Pro" w:eastAsia="思源黑体" w:hAnsi="Mark Pro"/>
                <w:color w:val="595959" w:themeColor="text1" w:themeTint="A6"/>
                <w:kern w:val="28"/>
                <w:lang w:val="en-GB"/>
              </w:rPr>
            </w:pPr>
          </w:p>
          <w:p w14:paraId="0C31F22C" w14:textId="77777777" w:rsidR="00F15521" w:rsidRDefault="00F15521" w:rsidP="00B13FEC">
            <w:pPr>
              <w:spacing w:line="360" w:lineRule="auto"/>
              <w:rPr>
                <w:ins w:id="601" w:author="Sergio Castellanos Arciniega" w:date="2021-06-22T13:20:00Z"/>
                <w:rFonts w:ascii="Mark Pro" w:eastAsia="思源黑体" w:hAnsi="Mark Pro"/>
                <w:color w:val="595959" w:themeColor="text1" w:themeTint="A6"/>
                <w:kern w:val="28"/>
                <w:lang w:val="en-GB"/>
              </w:rPr>
            </w:pPr>
          </w:p>
          <w:p w14:paraId="508551A2" w14:textId="77777777" w:rsidR="00F15521" w:rsidRDefault="00F15521" w:rsidP="00B13FEC">
            <w:pPr>
              <w:spacing w:line="360" w:lineRule="auto"/>
              <w:rPr>
                <w:ins w:id="602" w:author="Sergio Castellanos Arciniega" w:date="2021-06-22T13:20:00Z"/>
                <w:rFonts w:ascii="Mark Pro" w:eastAsia="思源黑体" w:hAnsi="Mark Pro"/>
                <w:color w:val="595959" w:themeColor="text1" w:themeTint="A6"/>
                <w:kern w:val="28"/>
                <w:lang w:val="en-GB"/>
              </w:rPr>
            </w:pPr>
          </w:p>
          <w:p w14:paraId="0D95DFB8" w14:textId="77777777" w:rsidR="00F15521" w:rsidRDefault="00F15521" w:rsidP="00B13FEC">
            <w:pPr>
              <w:spacing w:line="360" w:lineRule="auto"/>
              <w:rPr>
                <w:ins w:id="603" w:author="Sergio Castellanos Arciniega" w:date="2021-06-22T13:20:00Z"/>
                <w:rFonts w:ascii="Mark Pro" w:eastAsia="思源黑体" w:hAnsi="Mark Pro"/>
                <w:color w:val="595959" w:themeColor="text1" w:themeTint="A6"/>
                <w:kern w:val="28"/>
                <w:lang w:val="en-GB"/>
              </w:rPr>
            </w:pPr>
          </w:p>
          <w:p w14:paraId="7AB042C6" w14:textId="77777777" w:rsidR="00F15521" w:rsidRDefault="00F15521" w:rsidP="00F15521">
            <w:pPr>
              <w:spacing w:line="360" w:lineRule="auto"/>
              <w:rPr>
                <w:ins w:id="604" w:author="Sergio Castellanos Arciniega" w:date="2021-06-22T13:23:00Z"/>
                <w:rFonts w:ascii="Mark Pro" w:eastAsia="思源黑体" w:hAnsi="Mark Pro"/>
                <w:color w:val="595959" w:themeColor="text1" w:themeTint="A6"/>
                <w:kern w:val="28"/>
                <w:lang w:val="en-GB"/>
              </w:rPr>
            </w:pPr>
            <w:ins w:id="605" w:author="Sergio Castellanos Arciniega" w:date="2021-06-22T13:23:00Z">
              <w:r w:rsidRPr="00297C71">
                <w:rPr>
                  <w:noProof/>
                  <w:lang w:val="en-GB"/>
                </w:rPr>
                <w:drawing>
                  <wp:inline distT="0" distB="0" distL="0" distR="0" wp14:anchorId="0491608D" wp14:editId="02C8F16F">
                    <wp:extent cx="3380740" cy="4803140"/>
                    <wp:effectExtent l="0" t="0" r="0" b="0"/>
                    <wp:docPr id="1441396270" name="Grafik 1441396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2" name="Grafik 144139623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380740" cy="4803140"/>
                            </a:xfrm>
                            <a:prstGeom prst="rect">
                              <a:avLst/>
                            </a:prstGeom>
                          </pic:spPr>
                        </pic:pic>
                      </a:graphicData>
                    </a:graphic>
                  </wp:inline>
                </w:drawing>
              </w:r>
            </w:ins>
          </w:p>
          <w:p w14:paraId="01FEBAB0" w14:textId="16789231" w:rsidR="00F15521" w:rsidRDefault="00F15521" w:rsidP="00F15521">
            <w:pPr>
              <w:spacing w:line="360" w:lineRule="auto"/>
              <w:rPr>
                <w:ins w:id="606" w:author="Sergio Castellanos Arciniega" w:date="2021-06-22T13:23:00Z"/>
                <w:rFonts w:ascii="Mark Pro" w:eastAsia="思源黑体" w:hAnsi="Mark Pro"/>
                <w:color w:val="595959" w:themeColor="text1" w:themeTint="A6"/>
                <w:kern w:val="28"/>
                <w:lang w:val="en-GB"/>
              </w:rPr>
            </w:pPr>
          </w:p>
          <w:p w14:paraId="031CA375" w14:textId="1B78E24D" w:rsidR="00F15521" w:rsidRPr="00297C71" w:rsidRDefault="00F15521" w:rsidP="00F15521">
            <w:pPr>
              <w:spacing w:line="360" w:lineRule="auto"/>
              <w:rPr>
                <w:ins w:id="607" w:author="Sergio Castellanos Arciniega" w:date="2021-06-22T13:23:00Z"/>
                <w:rFonts w:ascii="Mark Pro" w:eastAsia="思源黑体" w:hAnsi="Mark Pro"/>
                <w:color w:val="595959" w:themeColor="text1" w:themeTint="A6"/>
                <w:kern w:val="28"/>
                <w:lang w:val="en-GB"/>
              </w:rPr>
            </w:pPr>
            <w:ins w:id="608" w:author="Sergio Castellanos Arciniega" w:date="2021-06-22T13:23:00Z">
              <w:r w:rsidRPr="00297C71">
                <w:rPr>
                  <w:rFonts w:ascii="Mark Pro" w:eastAsia="思源黑体" w:hAnsi="Mark Pro"/>
                  <w:color w:val="595959" w:themeColor="text1" w:themeTint="A6"/>
                  <w:kern w:val="28"/>
                  <w:lang w:val="en-GB"/>
                </w:rPr>
                <w:t>You need to upload this code to all the mBot2s and/or CyberPi</w:t>
              </w:r>
            </w:ins>
            <w:ins w:id="609" w:author="Sergio Castellanos Arciniega" w:date="2021-06-22T13:24:00Z">
              <w:r>
                <w:rPr>
                  <w:rFonts w:ascii="Mark Pro" w:eastAsia="思源黑体" w:hAnsi="Mark Pro"/>
                  <w:color w:val="595959" w:themeColor="text1" w:themeTint="A6"/>
                  <w:kern w:val="28"/>
                  <w:lang w:val="en-GB"/>
                </w:rPr>
                <w:t>’</w:t>
              </w:r>
            </w:ins>
            <w:ins w:id="610" w:author="Sergio Castellanos Arciniega" w:date="2021-06-22T13:23:00Z">
              <w:r w:rsidRPr="00297C71">
                <w:rPr>
                  <w:rFonts w:ascii="Mark Pro" w:eastAsia="思源黑体" w:hAnsi="Mark Pro"/>
                  <w:color w:val="595959" w:themeColor="text1" w:themeTint="A6"/>
                  <w:kern w:val="28"/>
                  <w:lang w:val="en-GB"/>
                </w:rPr>
                <w:t>s you want to use. It can be the same code because they are automatically connected via the LAN or Cloud connection – and the one sending the message won’t react upon it.</w:t>
              </w:r>
            </w:ins>
          </w:p>
          <w:p w14:paraId="7CB77A8B" w14:textId="77777777" w:rsidR="00F15521" w:rsidRPr="00297C71" w:rsidRDefault="00F15521" w:rsidP="00F15521">
            <w:pPr>
              <w:spacing w:line="360" w:lineRule="auto"/>
              <w:rPr>
                <w:ins w:id="611" w:author="Sergio Castellanos Arciniega" w:date="2021-06-22T13:23:00Z"/>
                <w:rFonts w:ascii="Mark Pro" w:eastAsia="思源黑体" w:hAnsi="Mark Pro"/>
                <w:color w:val="595959" w:themeColor="text1" w:themeTint="A6"/>
                <w:kern w:val="28"/>
                <w:lang w:val="en-GB"/>
              </w:rPr>
            </w:pPr>
            <w:ins w:id="612" w:author="Sergio Castellanos Arciniega" w:date="2021-06-22T13:23:00Z">
              <w:r w:rsidRPr="00297C71">
                <w:rPr>
                  <w:rFonts w:ascii="Mark Pro" w:eastAsia="思源黑体" w:hAnsi="Mark Pro"/>
                  <w:color w:val="595959" w:themeColor="text1" w:themeTint="A6"/>
                  <w:kern w:val="28"/>
                  <w:lang w:val="en-GB"/>
                </w:rPr>
                <w:t>Create a straight line for the mBot2 to drive along and make sure there is a wide red and green marker. Upload the code and try whether the robot waiter is processing the customers' orders.</w:t>
              </w:r>
            </w:ins>
          </w:p>
          <w:p w14:paraId="25E52BCC" w14:textId="77777777" w:rsidR="00F15521" w:rsidRPr="00297C71" w:rsidRDefault="00F15521" w:rsidP="00F15521">
            <w:pPr>
              <w:spacing w:line="360" w:lineRule="auto"/>
              <w:rPr>
                <w:ins w:id="613" w:author="Sergio Castellanos Arciniega" w:date="2021-06-22T13:23:00Z"/>
                <w:rFonts w:ascii="Mark Pro" w:eastAsia="思源黑体" w:hAnsi="Mark Pro"/>
                <w:color w:val="595959" w:themeColor="text1" w:themeTint="A6"/>
                <w:kern w:val="28"/>
                <w:lang w:val="en-GB"/>
              </w:rPr>
            </w:pPr>
            <w:ins w:id="614" w:author="Sergio Castellanos Arciniega" w:date="2021-06-22T13:23:00Z">
              <w:r w:rsidRPr="00297C71">
                <w:rPr>
                  <w:rFonts w:ascii="Mark Pro" w:eastAsia="思源黑体" w:hAnsi="Mark Pro"/>
                  <w:color w:val="595959" w:themeColor="text1" w:themeTint="A6"/>
                  <w:kern w:val="28"/>
                  <w:lang w:val="en-GB"/>
                </w:rPr>
                <w:t>Of course, there is always room for improvement. Adjust the code where you think it could be better or prettier. Maybe you start with a line-follower that can take the orders? Or you extend this exercise further and have a dedicated waiter mBot2 taking the orders and a delivery mBot2 that will bring the food? You can cooperate with other teams in your class and integrate their robots…</w:t>
              </w:r>
            </w:ins>
          </w:p>
          <w:p w14:paraId="63CE00E8" w14:textId="77777777" w:rsidR="00F15521" w:rsidRPr="00297C71" w:rsidRDefault="00F15521" w:rsidP="00F15521">
            <w:pPr>
              <w:spacing w:line="360" w:lineRule="auto"/>
              <w:rPr>
                <w:ins w:id="615" w:author="Sergio Castellanos Arciniega" w:date="2021-06-22T13:23:00Z"/>
                <w:rFonts w:ascii="Mark Pro" w:eastAsia="思源黑体" w:hAnsi="Mark Pro"/>
                <w:color w:val="595959" w:themeColor="text1" w:themeTint="A6"/>
                <w:kern w:val="28"/>
                <w:lang w:val="en-GB"/>
              </w:rPr>
            </w:pPr>
          </w:p>
          <w:p w14:paraId="7105AF47" w14:textId="77777777" w:rsidR="00F15521" w:rsidRPr="00297C71" w:rsidRDefault="00F15521" w:rsidP="00F15521">
            <w:pPr>
              <w:spacing w:line="360" w:lineRule="auto"/>
              <w:rPr>
                <w:ins w:id="616" w:author="Sergio Castellanos Arciniega" w:date="2021-06-22T13:23:00Z"/>
                <w:rFonts w:ascii="Mark Pro" w:eastAsia="思源黑体" w:hAnsi="Mark Pro"/>
                <w:color w:val="595959" w:themeColor="text1" w:themeTint="A6"/>
                <w:kern w:val="28"/>
                <w:lang w:val="en-GB"/>
              </w:rPr>
            </w:pPr>
            <w:ins w:id="617" w:author="Sergio Castellanos Arciniega" w:date="2021-06-22T13:23:00Z">
              <w:r w:rsidRPr="00297C71">
                <w:rPr>
                  <w:rFonts w:ascii="Mark Pro" w:eastAsia="思源黑体" w:hAnsi="Mark Pro"/>
                  <w:color w:val="595959" w:themeColor="text1" w:themeTint="A6"/>
                  <w:kern w:val="28"/>
                  <w:lang w:val="en-GB"/>
                </w:rPr>
                <w:t>Discuss possible extensions like these in the class when reviewing the progress so far and elaborate a use case with multiple robots – it doesn’t need to be a restaurant…</w:t>
              </w:r>
            </w:ins>
          </w:p>
          <w:p w14:paraId="72184F3F" w14:textId="77777777" w:rsidR="00F15521" w:rsidRDefault="00F15521" w:rsidP="00F15521">
            <w:pPr>
              <w:spacing w:line="360" w:lineRule="auto"/>
              <w:rPr>
                <w:ins w:id="618" w:author="Sergio Castellanos Arciniega" w:date="2021-06-22T13:24:00Z"/>
                <w:rFonts w:ascii="Mark Pro" w:eastAsia="思源黑体" w:hAnsi="Mark Pro"/>
                <w:color w:val="595959" w:themeColor="text1" w:themeTint="A6"/>
                <w:kern w:val="28"/>
                <w:lang w:val="en-GB"/>
              </w:rPr>
            </w:pPr>
          </w:p>
          <w:p w14:paraId="006B00AD" w14:textId="02221F52" w:rsidR="00F15521" w:rsidRPr="00B13FEC" w:rsidRDefault="00F15521">
            <w:pPr>
              <w:spacing w:line="360" w:lineRule="auto"/>
              <w:rPr>
                <w:ins w:id="619" w:author="Sergio Castellanos Arciniega" w:date="2021-06-22T12:28:00Z"/>
                <w:rFonts w:ascii="Mark Pro" w:eastAsia="思源黑体" w:hAnsi="Mark Pro"/>
                <w:color w:val="595959" w:themeColor="text1" w:themeTint="A6"/>
                <w:kern w:val="28"/>
                <w:lang w:val="en-GB"/>
                <w:rPrChange w:id="620" w:author="Sergio Castellanos Arciniega" w:date="2021-06-22T12:28:00Z">
                  <w:rPr>
                    <w:ins w:id="621" w:author="Sergio Castellanos Arciniega" w:date="2021-06-22T12:28:00Z"/>
                    <w:rFonts w:ascii="Mark Pro Medium" w:eastAsia="思源黑体" w:hAnsi="Mark Pro Medium"/>
                    <w:b/>
                    <w:bCs/>
                    <w:color w:val="FFFFFF" w:themeColor="background1"/>
                    <w:kern w:val="28"/>
                    <w:sz w:val="28"/>
                    <w:szCs w:val="28"/>
                    <w:lang w:val="en-GB"/>
                  </w:rPr>
                </w:rPrChange>
              </w:rPr>
              <w:pPrChange w:id="622" w:author="Sergio Castellanos Arciniega" w:date="2021-06-22T13:23:00Z">
                <w:pPr>
                  <w:spacing w:line="276" w:lineRule="auto"/>
                  <w:jc w:val="center"/>
                </w:pPr>
              </w:pPrChange>
            </w:pPr>
          </w:p>
        </w:tc>
      </w:tr>
      <w:tr w:rsidR="00B4160D" w:rsidRPr="00297C71" w:rsidDel="00F15521" w14:paraId="4C3A2846" w14:textId="5C7C0E2D" w:rsidTr="004B0C43">
        <w:tblPrEx>
          <w:tblCellMar>
            <w:top w:w="0" w:type="dxa"/>
            <w:left w:w="108" w:type="dxa"/>
            <w:bottom w:w="0" w:type="dxa"/>
            <w:right w:w="108" w:type="dxa"/>
          </w:tblCellMar>
          <w:tblPrExChange w:id="623" w:author="Sergio Castellanos Arciniega" w:date="2021-06-22T13:25:00Z">
            <w:tblPrEx>
              <w:tblCellMar>
                <w:top w:w="0" w:type="dxa"/>
                <w:left w:w="108" w:type="dxa"/>
                <w:bottom w:w="0" w:type="dxa"/>
                <w:right w:w="108" w:type="dxa"/>
              </w:tblCellMar>
            </w:tblPrEx>
          </w:tblPrExChange>
        </w:tblPrEx>
        <w:trPr>
          <w:trHeight w:val="5954"/>
          <w:del w:id="624" w:author="Sergio Castellanos Arciniega" w:date="2021-06-22T13:24:00Z"/>
          <w:trPrChange w:id="625" w:author="Sergio Castellanos Arciniega" w:date="2021-06-22T13:25:00Z">
            <w:trPr>
              <w:trHeight w:val="5954"/>
            </w:trPr>
          </w:trPrChange>
        </w:trPr>
        <w:tc>
          <w:tcPr>
            <w:tcW w:w="10456" w:type="dxa"/>
            <w:tcPrChange w:id="626" w:author="Sergio Castellanos Arciniega" w:date="2021-06-22T13:25:00Z">
              <w:tcPr>
                <w:tcW w:w="10466" w:type="dxa"/>
                <w:gridSpan w:val="3"/>
              </w:tcPr>
            </w:tcPrChange>
          </w:tcPr>
          <w:p w14:paraId="0DA7CE6F" w14:textId="55558B73" w:rsidR="008D6C4D" w:rsidRPr="000D7568" w:rsidDel="00B13FEC" w:rsidRDefault="008D6C4D" w:rsidP="008A1EA3">
            <w:pPr>
              <w:spacing w:before="240" w:line="360" w:lineRule="auto"/>
              <w:rPr>
                <w:del w:id="627" w:author="Sergio Castellanos Arciniega" w:date="2021-06-22T12:30:00Z"/>
                <w:rFonts w:ascii="Mark Pro Medium" w:eastAsia="思源黑体" w:hAnsi="Mark Pro Medium"/>
                <w:b/>
                <w:bCs/>
                <w:color w:val="595959" w:themeColor="text1" w:themeTint="A6"/>
                <w:kern w:val="28"/>
                <w:lang w:val="en-GB"/>
                <w:rPrChange w:id="628" w:author="Sergio Castellanos Arciniega" w:date="2021-06-22T12:24:00Z">
                  <w:rPr>
                    <w:del w:id="629" w:author="Sergio Castellanos Arciniega" w:date="2021-06-22T12:30:00Z"/>
                    <w:rFonts w:ascii="Mark Pro" w:eastAsia="思源黑体" w:hAnsi="Mark Pro"/>
                    <w:b/>
                    <w:bCs/>
                    <w:color w:val="595959" w:themeColor="text1" w:themeTint="A6"/>
                    <w:kern w:val="28"/>
                    <w:lang w:val="en-GB"/>
                  </w:rPr>
                </w:rPrChange>
              </w:rPr>
            </w:pPr>
            <w:del w:id="630" w:author="Sergio Castellanos Arciniega" w:date="2021-06-22T12:30:00Z">
              <w:r w:rsidRPr="000D7568" w:rsidDel="00B13FEC">
                <w:rPr>
                  <w:rFonts w:ascii="Mark Pro Medium" w:eastAsia="思源黑体" w:hAnsi="Mark Pro Medium"/>
                  <w:b/>
                  <w:bCs/>
                  <w:color w:val="595959" w:themeColor="text1" w:themeTint="A6"/>
                  <w:kern w:val="28"/>
                  <w:lang w:val="en-GB"/>
                  <w:rPrChange w:id="631" w:author="Sergio Castellanos Arciniega" w:date="2021-06-22T12:24:00Z">
                    <w:rPr>
                      <w:rFonts w:ascii="Mark Pro" w:eastAsia="思源黑体" w:hAnsi="Mark Pro"/>
                      <w:b/>
                      <w:bCs/>
                      <w:color w:val="595959" w:themeColor="text1" w:themeTint="A6"/>
                      <w:kern w:val="28"/>
                      <w:lang w:val="en-GB"/>
                    </w:rPr>
                  </w:rPrChange>
                </w:rPr>
                <w:delText xml:space="preserve">Step 3: Trying out </w:delText>
              </w:r>
            </w:del>
          </w:p>
          <w:p w14:paraId="48C1F924" w14:textId="410AF2AB" w:rsidR="00815BB2" w:rsidRPr="00297C71" w:rsidDel="000D7568" w:rsidRDefault="00815BB2" w:rsidP="005E1A02">
            <w:pPr>
              <w:spacing w:line="360" w:lineRule="auto"/>
              <w:rPr>
                <w:del w:id="632" w:author="Sergio Castellanos Arciniega" w:date="2021-06-22T12:25:00Z"/>
                <w:rFonts w:ascii="Mark Pro" w:eastAsia="思源黑体" w:hAnsi="Mark Pro"/>
                <w:color w:val="595959" w:themeColor="text1" w:themeTint="A6"/>
                <w:kern w:val="28"/>
                <w:lang w:val="en-GB"/>
              </w:rPr>
            </w:pPr>
            <w:del w:id="633" w:author="Sergio Castellanos Arciniega" w:date="2021-06-22T12:25:00Z">
              <w:r w:rsidRPr="00297C71" w:rsidDel="000D7568">
                <w:rPr>
                  <w:rFonts w:ascii="Mark Pro" w:eastAsia="思源黑体" w:hAnsi="Mark Pro"/>
                  <w:color w:val="595959" w:themeColor="text1" w:themeTint="A6"/>
                  <w:kern w:val="28"/>
                  <w:lang w:val="en-GB"/>
                </w:rPr>
                <w:delText>Y</w:delText>
              </w:r>
            </w:del>
            <w:del w:id="634" w:author="Sergio Castellanos Arciniega" w:date="2021-06-22T12:30:00Z">
              <w:r w:rsidRPr="00297C71" w:rsidDel="00B13FEC">
                <w:rPr>
                  <w:rFonts w:ascii="Mark Pro" w:eastAsia="思源黑体" w:hAnsi="Mark Pro"/>
                  <w:color w:val="595959" w:themeColor="text1" w:themeTint="A6"/>
                  <w:kern w:val="28"/>
                  <w:lang w:val="en-GB"/>
                </w:rPr>
                <w:delText xml:space="preserve">ou </w:delText>
              </w:r>
            </w:del>
            <w:del w:id="635" w:author="Sergio Castellanos Arciniega" w:date="2021-06-22T12:25:00Z">
              <w:r w:rsidRPr="00297C71" w:rsidDel="000D7568">
                <w:rPr>
                  <w:rFonts w:ascii="Mark Pro" w:eastAsia="思源黑体" w:hAnsi="Mark Pro"/>
                  <w:color w:val="595959" w:themeColor="text1" w:themeTint="A6"/>
                  <w:kern w:val="28"/>
                  <w:lang w:val="en-GB"/>
                </w:rPr>
                <w:delText xml:space="preserve">now </w:delText>
              </w:r>
            </w:del>
            <w:del w:id="636" w:author="Sergio Castellanos Arciniega" w:date="2021-06-22T12:30:00Z">
              <w:r w:rsidRPr="00297C71" w:rsidDel="00B13FEC">
                <w:rPr>
                  <w:rFonts w:ascii="Mark Pro" w:eastAsia="思源黑体" w:hAnsi="Mark Pro"/>
                  <w:color w:val="595959" w:themeColor="text1" w:themeTint="A6"/>
                  <w:kern w:val="28"/>
                  <w:lang w:val="en-GB"/>
                </w:rPr>
                <w:delText xml:space="preserve">know how to make a </w:delText>
              </w:r>
            </w:del>
            <w:del w:id="637" w:author="Sergio Castellanos Arciniega" w:date="2021-06-22T12:24:00Z">
              <w:r w:rsidRPr="00297C71" w:rsidDel="000D7568">
                <w:rPr>
                  <w:rFonts w:ascii="Mark Pro" w:eastAsia="思源黑体" w:hAnsi="Mark Pro"/>
                  <w:color w:val="595959" w:themeColor="text1" w:themeTint="A6"/>
                  <w:kern w:val="28"/>
                  <w:lang w:val="en-GB"/>
                </w:rPr>
                <w:delText>W</w:delText>
              </w:r>
              <w:r w:rsidR="31EF6E7E" w:rsidRPr="00297C71" w:rsidDel="000D7568">
                <w:rPr>
                  <w:rFonts w:ascii="Mark Pro" w:eastAsia="思源黑体" w:hAnsi="Mark Pro"/>
                  <w:color w:val="595959" w:themeColor="text1" w:themeTint="A6"/>
                  <w:kern w:val="28"/>
                  <w:lang w:val="en-GB"/>
                </w:rPr>
                <w:delText>i</w:delText>
              </w:r>
              <w:r w:rsidRPr="00297C71" w:rsidDel="000D7568">
                <w:rPr>
                  <w:rFonts w:ascii="Mark Pro" w:eastAsia="思源黑体" w:hAnsi="Mark Pro"/>
                  <w:color w:val="595959" w:themeColor="text1" w:themeTint="A6"/>
                  <w:kern w:val="28"/>
                  <w:lang w:val="en-GB"/>
                </w:rPr>
                <w:delText>F</w:delText>
              </w:r>
              <w:r w:rsidR="71D4B2BA" w:rsidRPr="00297C71" w:rsidDel="000D7568">
                <w:rPr>
                  <w:rFonts w:ascii="Mark Pro" w:eastAsia="思源黑体" w:hAnsi="Mark Pro"/>
                  <w:color w:val="595959" w:themeColor="text1" w:themeTint="A6"/>
                  <w:kern w:val="28"/>
                  <w:lang w:val="en-GB"/>
                </w:rPr>
                <w:delText>i</w:delText>
              </w:r>
            </w:del>
            <w:del w:id="638" w:author="Sergio Castellanos Arciniega" w:date="2021-06-22T12:30:00Z">
              <w:r w:rsidRPr="00297C71" w:rsidDel="00B13FEC">
                <w:rPr>
                  <w:rFonts w:ascii="Mark Pro" w:eastAsia="思源黑体" w:hAnsi="Mark Pro"/>
                  <w:color w:val="595959" w:themeColor="text1" w:themeTint="A6"/>
                  <w:kern w:val="28"/>
                  <w:lang w:val="en-GB"/>
                </w:rPr>
                <w:delText xml:space="preserve"> connection, program speech recognition and deploy Cloud or LAN messaging. It is now time to get started yourself. You are going to program a polite service robot – a robot waiter. There are already restaurants in some countries where a robot comes to take the order and brings the food from the kitchen. Take a look at the following video: </w:delText>
              </w:r>
            </w:del>
          </w:p>
          <w:p w14:paraId="41AEC4B4" w14:textId="5F500979" w:rsidR="00815BB2" w:rsidRPr="000D7568" w:rsidDel="00B13FEC" w:rsidRDefault="00815BB2" w:rsidP="005E1A02">
            <w:pPr>
              <w:spacing w:line="360" w:lineRule="auto"/>
              <w:rPr>
                <w:del w:id="639" w:author="Sergio Castellanos Arciniega" w:date="2021-06-22T12:30:00Z"/>
                <w:rFonts w:ascii="Mark Pro" w:eastAsia="思源黑体" w:hAnsi="Mark Pro"/>
                <w:color w:val="595959" w:themeColor="text1" w:themeTint="A6"/>
                <w:kern w:val="28"/>
                <w:lang w:val="en-GB"/>
              </w:rPr>
            </w:pPr>
          </w:p>
          <w:p w14:paraId="42F226DC" w14:textId="1C8850FC" w:rsidR="00815BB2" w:rsidRPr="00297C71" w:rsidDel="00B13FEC" w:rsidRDefault="00815BB2" w:rsidP="005E1A02">
            <w:pPr>
              <w:spacing w:line="360" w:lineRule="auto"/>
              <w:rPr>
                <w:del w:id="640" w:author="Sergio Castellanos Arciniega" w:date="2021-06-22T12:30:00Z"/>
                <w:rFonts w:ascii="Mark Pro" w:eastAsia="思源黑体" w:hAnsi="Mark Pro"/>
                <w:color w:val="595959" w:themeColor="text1" w:themeTint="A6"/>
                <w:kern w:val="28"/>
                <w:lang w:val="en-GB"/>
              </w:rPr>
            </w:pPr>
          </w:p>
          <w:p w14:paraId="68BD0D85" w14:textId="17FD8B63" w:rsidR="00815BB2" w:rsidRPr="00297C71" w:rsidDel="00B13FEC" w:rsidRDefault="00815BB2" w:rsidP="005E1A02">
            <w:pPr>
              <w:spacing w:line="360" w:lineRule="auto"/>
              <w:rPr>
                <w:del w:id="641" w:author="Sergio Castellanos Arciniega" w:date="2021-06-22T12:30:00Z"/>
                <w:rFonts w:ascii="Mark Pro" w:eastAsia="思源黑体" w:hAnsi="Mark Pro"/>
                <w:color w:val="595959" w:themeColor="text1" w:themeTint="A6"/>
                <w:kern w:val="28"/>
                <w:lang w:val="en-GB"/>
              </w:rPr>
            </w:pPr>
            <w:del w:id="642" w:author="Sergio Castellanos Arciniega" w:date="2021-06-22T12:30:00Z">
              <w:r w:rsidRPr="00297C71" w:rsidDel="00B13FEC">
                <w:rPr>
                  <w:rFonts w:ascii="Mark Pro" w:eastAsia="思源黑体" w:hAnsi="Mark Pro"/>
                  <w:color w:val="595959" w:themeColor="text1" w:themeTint="A6"/>
                  <w:kern w:val="28"/>
                  <w:lang w:val="en-GB"/>
                </w:rPr>
                <w:delText>The robot waiter you are going to make must be able to do a number of things:</w:delText>
              </w:r>
            </w:del>
          </w:p>
          <w:p w14:paraId="37BCA93E" w14:textId="440635A8" w:rsidR="00815BB2" w:rsidRPr="00297C71" w:rsidDel="00B13FEC" w:rsidRDefault="00815BB2" w:rsidP="00505F31">
            <w:pPr>
              <w:pStyle w:val="ListParagraph"/>
              <w:numPr>
                <w:ilvl w:val="0"/>
                <w:numId w:val="34"/>
              </w:numPr>
              <w:spacing w:after="160" w:line="276" w:lineRule="auto"/>
              <w:rPr>
                <w:del w:id="643" w:author="Sergio Castellanos Arciniega" w:date="2021-06-22T12:30:00Z"/>
                <w:rFonts w:ascii="Mark Pro" w:eastAsia="思源黑体" w:hAnsi="Mark Pro"/>
                <w:color w:val="595959" w:themeColor="text1" w:themeTint="A6"/>
                <w:kern w:val="28"/>
                <w:lang w:val="en-GB"/>
              </w:rPr>
            </w:pPr>
            <w:del w:id="644" w:author="Sergio Castellanos Arciniega" w:date="2021-06-22T12:30:00Z">
              <w:r w:rsidRPr="00297C71" w:rsidDel="00B13FEC">
                <w:rPr>
                  <w:rFonts w:ascii="Mark Pro" w:eastAsia="思源黑体" w:hAnsi="Mark Pro"/>
                  <w:color w:val="595959" w:themeColor="text1" w:themeTint="A6"/>
                  <w:kern w:val="28"/>
                  <w:lang w:val="en-GB"/>
                </w:rPr>
                <w:delText>Drive along a straight line</w:delText>
              </w:r>
            </w:del>
          </w:p>
          <w:p w14:paraId="5BB58803" w14:textId="245C1946" w:rsidR="00815BB2" w:rsidRPr="00297C71" w:rsidDel="00B13FEC" w:rsidRDefault="00815BB2" w:rsidP="00505F31">
            <w:pPr>
              <w:pStyle w:val="ListParagraph"/>
              <w:numPr>
                <w:ilvl w:val="0"/>
                <w:numId w:val="34"/>
              </w:numPr>
              <w:spacing w:after="160" w:line="276" w:lineRule="auto"/>
              <w:rPr>
                <w:del w:id="645" w:author="Sergio Castellanos Arciniega" w:date="2021-06-22T12:30:00Z"/>
                <w:rFonts w:ascii="Mark Pro" w:eastAsia="思源黑体" w:hAnsi="Mark Pro"/>
                <w:color w:val="595959" w:themeColor="text1" w:themeTint="A6"/>
                <w:kern w:val="28"/>
                <w:lang w:val="en-GB"/>
              </w:rPr>
            </w:pPr>
            <w:del w:id="646" w:author="Sergio Castellanos Arciniega" w:date="2021-06-22T12:30:00Z">
              <w:r w:rsidRPr="00297C71" w:rsidDel="00B13FEC">
                <w:rPr>
                  <w:rFonts w:ascii="Mark Pro" w:eastAsia="思源黑体" w:hAnsi="Mark Pro"/>
                  <w:color w:val="595959" w:themeColor="text1" w:themeTint="A6"/>
                  <w:kern w:val="28"/>
                  <w:lang w:val="en-GB"/>
                </w:rPr>
                <w:delText>Stop at a red area (your table), take an order and send the order to the kitchen</w:delText>
              </w:r>
            </w:del>
          </w:p>
          <w:p w14:paraId="5E2FC8C9" w14:textId="06B379BF" w:rsidR="00815BB2" w:rsidRPr="00297C71" w:rsidDel="00B13FEC" w:rsidRDefault="00815BB2" w:rsidP="00505F31">
            <w:pPr>
              <w:pStyle w:val="ListParagraph"/>
              <w:numPr>
                <w:ilvl w:val="0"/>
                <w:numId w:val="34"/>
              </w:numPr>
              <w:spacing w:after="160" w:line="276" w:lineRule="auto"/>
              <w:rPr>
                <w:del w:id="647" w:author="Sergio Castellanos Arciniega" w:date="2021-06-22T12:30:00Z"/>
                <w:rFonts w:ascii="Mark Pro" w:eastAsia="思源黑体" w:hAnsi="Mark Pro"/>
                <w:color w:val="595959" w:themeColor="text1" w:themeTint="A6"/>
                <w:kern w:val="28"/>
                <w:lang w:val="en-GB"/>
              </w:rPr>
            </w:pPr>
            <w:del w:id="648" w:author="Sergio Castellanos Arciniega" w:date="2021-06-22T12:30:00Z">
              <w:r w:rsidRPr="00297C71" w:rsidDel="00B13FEC">
                <w:rPr>
                  <w:rFonts w:ascii="Mark Pro" w:eastAsia="思源黑体" w:hAnsi="Mark Pro"/>
                  <w:color w:val="595959" w:themeColor="text1" w:themeTint="A6"/>
                  <w:kern w:val="28"/>
                  <w:lang w:val="en-GB"/>
                </w:rPr>
                <w:delText xml:space="preserve">Additional option: </w:delText>
              </w:r>
              <w:r w:rsidR="47C3FDCF" w:rsidRPr="00297C71" w:rsidDel="00B13FEC">
                <w:rPr>
                  <w:rFonts w:ascii="Mark Pro" w:eastAsia="思源黑体" w:hAnsi="Mark Pro"/>
                  <w:color w:val="595959" w:themeColor="text1" w:themeTint="A6"/>
                  <w:kern w:val="28"/>
                  <w:lang w:val="en-GB"/>
                </w:rPr>
                <w:delText>i</w:delText>
              </w:r>
              <w:r w:rsidRPr="00297C71" w:rsidDel="00B13FEC">
                <w:rPr>
                  <w:rFonts w:ascii="Mark Pro" w:eastAsia="思源黑体" w:hAnsi="Mark Pro"/>
                  <w:color w:val="595959" w:themeColor="text1" w:themeTint="A6"/>
                  <w:kern w:val="28"/>
                  <w:lang w:val="en-GB"/>
                </w:rPr>
                <w:delText xml:space="preserve">f a </w:delText>
              </w:r>
              <w:r w:rsidR="34E58B05" w:rsidRPr="00297C71" w:rsidDel="00B13FEC">
                <w:rPr>
                  <w:rFonts w:ascii="Mark Pro" w:eastAsia="思源黑体" w:hAnsi="Mark Pro"/>
                  <w:color w:val="595959" w:themeColor="text1" w:themeTint="A6"/>
                  <w:kern w:val="28"/>
                  <w:lang w:val="en-GB"/>
                </w:rPr>
                <w:delText>second</w:delText>
              </w:r>
              <w:r w:rsidRPr="00297C71" w:rsidDel="00B13FEC">
                <w:rPr>
                  <w:rFonts w:ascii="Mark Pro" w:eastAsia="思源黑体" w:hAnsi="Mark Pro"/>
                  <w:color w:val="595959" w:themeColor="text1" w:themeTint="A6"/>
                  <w:kern w:val="28"/>
                  <w:lang w:val="en-GB"/>
                </w:rPr>
                <w:delText xml:space="preserve"> mBot2 or CyberPi is available, then display the orders to the kitchen (so they can star</w:delText>
              </w:r>
              <w:r w:rsidR="713A3AF4" w:rsidRPr="00297C71" w:rsidDel="00B13FEC">
                <w:rPr>
                  <w:rFonts w:ascii="Mark Pro" w:eastAsia="思源黑体" w:hAnsi="Mark Pro"/>
                  <w:color w:val="595959" w:themeColor="text1" w:themeTint="A6"/>
                  <w:kern w:val="28"/>
                  <w:lang w:val="en-GB"/>
                </w:rPr>
                <w:delText>t</w:delText>
              </w:r>
              <w:r w:rsidRPr="00297C71" w:rsidDel="00B13FEC">
                <w:rPr>
                  <w:rFonts w:ascii="Mark Pro" w:eastAsia="思源黑体" w:hAnsi="Mark Pro"/>
                  <w:color w:val="595959" w:themeColor="text1" w:themeTint="A6"/>
                  <w:kern w:val="28"/>
                  <w:lang w:val="en-GB"/>
                </w:rPr>
                <w:delText xml:space="preserve"> preparing the food already)</w:delText>
              </w:r>
            </w:del>
          </w:p>
          <w:p w14:paraId="6A369DDC" w14:textId="54FA65B3" w:rsidR="00815BB2" w:rsidRPr="00297C71" w:rsidDel="00B13FEC" w:rsidRDefault="00815BB2" w:rsidP="00505F31">
            <w:pPr>
              <w:pStyle w:val="ListParagraph"/>
              <w:numPr>
                <w:ilvl w:val="0"/>
                <w:numId w:val="34"/>
              </w:numPr>
              <w:spacing w:after="160" w:line="276" w:lineRule="auto"/>
              <w:rPr>
                <w:del w:id="649" w:author="Sergio Castellanos Arciniega" w:date="2021-06-22T12:30:00Z"/>
                <w:rFonts w:ascii="Mark Pro" w:eastAsia="思源黑体" w:hAnsi="Mark Pro"/>
                <w:color w:val="595959" w:themeColor="text1" w:themeTint="A6"/>
                <w:kern w:val="28"/>
                <w:lang w:val="en-GB"/>
              </w:rPr>
            </w:pPr>
            <w:del w:id="650" w:author="Sergio Castellanos Arciniega" w:date="2021-06-22T12:30:00Z">
              <w:r w:rsidRPr="00297C71" w:rsidDel="00B13FEC">
                <w:rPr>
                  <w:rFonts w:ascii="Mark Pro" w:eastAsia="思源黑体" w:hAnsi="Mark Pro"/>
                  <w:color w:val="595959" w:themeColor="text1" w:themeTint="A6"/>
                  <w:kern w:val="28"/>
                  <w:lang w:val="en-GB"/>
                </w:rPr>
                <w:delText>Continue driving until the mBot2 encounters a green surface (the kitchen) and stop</w:delText>
              </w:r>
              <w:r w:rsidR="76F3B9B5" w:rsidRPr="00297C71" w:rsidDel="00B13FEC">
                <w:rPr>
                  <w:rFonts w:ascii="Mark Pro" w:eastAsia="思源黑体" w:hAnsi="Mark Pro"/>
                  <w:color w:val="595959" w:themeColor="text1" w:themeTint="A6"/>
                  <w:kern w:val="28"/>
                  <w:lang w:val="en-GB"/>
                </w:rPr>
                <w:delText>s</w:delText>
              </w:r>
              <w:r w:rsidRPr="00297C71" w:rsidDel="00B13FEC">
                <w:rPr>
                  <w:rFonts w:ascii="Mark Pro" w:eastAsia="思源黑体" w:hAnsi="Mark Pro"/>
                  <w:color w:val="595959" w:themeColor="text1" w:themeTint="A6"/>
                  <w:kern w:val="28"/>
                  <w:lang w:val="en-GB"/>
                </w:rPr>
                <w:delText xml:space="preserve"> to pick up the food from the kitchen</w:delText>
              </w:r>
            </w:del>
          </w:p>
          <w:p w14:paraId="4C52EEC4" w14:textId="17E1231F" w:rsidR="00815BB2" w:rsidRPr="00297C71" w:rsidDel="00B13FEC" w:rsidRDefault="2FB076A5" w:rsidP="00505F31">
            <w:pPr>
              <w:pStyle w:val="ListParagraph"/>
              <w:numPr>
                <w:ilvl w:val="0"/>
                <w:numId w:val="34"/>
              </w:numPr>
              <w:spacing w:after="160" w:line="276" w:lineRule="auto"/>
              <w:rPr>
                <w:del w:id="651" w:author="Sergio Castellanos Arciniega" w:date="2021-06-22T12:30:00Z"/>
                <w:rFonts w:ascii="Mark Pro" w:eastAsia="思源黑体" w:hAnsi="Mark Pro"/>
                <w:color w:val="595959" w:themeColor="text1" w:themeTint="A6"/>
                <w:kern w:val="28"/>
                <w:lang w:val="en-GB"/>
              </w:rPr>
            </w:pPr>
            <w:del w:id="652" w:author="Sergio Castellanos Arciniega" w:date="2021-06-22T12:30:00Z">
              <w:r w:rsidRPr="00297C71" w:rsidDel="00B13FEC">
                <w:rPr>
                  <w:rFonts w:ascii="Mark Pro" w:eastAsia="思源黑体" w:hAnsi="Mark Pro"/>
                  <w:color w:val="595959" w:themeColor="text1" w:themeTint="A6"/>
                  <w:kern w:val="28"/>
                  <w:lang w:val="en-GB"/>
                </w:rPr>
                <w:delText>O</w:delText>
              </w:r>
              <w:r w:rsidR="00810854" w:rsidRPr="00297C71" w:rsidDel="00B13FEC">
                <w:rPr>
                  <w:rFonts w:ascii="Mark Pro" w:eastAsia="思源黑体" w:hAnsi="Mark Pro"/>
                  <w:color w:val="595959" w:themeColor="text1" w:themeTint="A6"/>
                  <w:kern w:val="28"/>
                  <w:lang w:val="en-GB"/>
                </w:rPr>
                <w:delText>ptional</w:delText>
              </w:r>
              <w:r w:rsidR="00815BB2" w:rsidRPr="00297C71" w:rsidDel="00B13FEC">
                <w:rPr>
                  <w:rFonts w:ascii="Mark Pro" w:eastAsia="思源黑体" w:hAnsi="Mark Pro"/>
                  <w:color w:val="595959" w:themeColor="text1" w:themeTint="A6"/>
                  <w:kern w:val="28"/>
                  <w:lang w:val="en-GB"/>
                </w:rPr>
                <w:delText xml:space="preserve">: </w:delText>
              </w:r>
              <w:r w:rsidR="42689D00" w:rsidRPr="00297C71" w:rsidDel="00B13FEC">
                <w:rPr>
                  <w:rFonts w:ascii="Mark Pro" w:eastAsia="思源黑体" w:hAnsi="Mark Pro"/>
                  <w:color w:val="595959" w:themeColor="text1" w:themeTint="A6"/>
                  <w:kern w:val="28"/>
                  <w:lang w:val="en-GB"/>
                </w:rPr>
                <w:delText>i</w:delText>
              </w:r>
              <w:r w:rsidR="00810854" w:rsidRPr="00297C71" w:rsidDel="00B13FEC">
                <w:rPr>
                  <w:rFonts w:ascii="Mark Pro" w:eastAsia="思源黑体" w:hAnsi="Mark Pro"/>
                  <w:color w:val="595959" w:themeColor="text1" w:themeTint="A6"/>
                  <w:kern w:val="28"/>
                  <w:lang w:val="en-GB"/>
                </w:rPr>
                <w:delText>f</w:delText>
              </w:r>
              <w:r w:rsidR="00815BB2" w:rsidRPr="00297C71" w:rsidDel="00B13FEC">
                <w:rPr>
                  <w:rFonts w:ascii="Mark Pro" w:eastAsia="思源黑体" w:hAnsi="Mark Pro"/>
                  <w:color w:val="595959" w:themeColor="text1" w:themeTint="A6"/>
                  <w:kern w:val="28"/>
                  <w:lang w:val="en-GB"/>
                </w:rPr>
                <w:delText xml:space="preserve"> a </w:delText>
              </w:r>
              <w:r w:rsidR="1D061AEE" w:rsidRPr="00297C71" w:rsidDel="00B13FEC">
                <w:rPr>
                  <w:rFonts w:ascii="Mark Pro" w:eastAsia="思源黑体" w:hAnsi="Mark Pro"/>
                  <w:color w:val="595959" w:themeColor="text1" w:themeTint="A6"/>
                  <w:kern w:val="28"/>
                  <w:lang w:val="en-GB"/>
                </w:rPr>
                <w:delText>second</w:delText>
              </w:r>
              <w:r w:rsidR="00815BB2" w:rsidRPr="00297C71" w:rsidDel="00B13FEC">
                <w:rPr>
                  <w:rFonts w:ascii="Mark Pro" w:eastAsia="思源黑体" w:hAnsi="Mark Pro"/>
                  <w:color w:val="595959" w:themeColor="text1" w:themeTint="A6"/>
                  <w:kern w:val="28"/>
                  <w:lang w:val="en-GB"/>
                </w:rPr>
                <w:delText xml:space="preserve"> mBot2 or CyberPi is available, then give a notification that the food is being delivered</w:delText>
              </w:r>
            </w:del>
          </w:p>
          <w:p w14:paraId="6235F4DA" w14:textId="1B632F03" w:rsidR="00691C0D" w:rsidRPr="00297C71" w:rsidDel="00B13FEC" w:rsidRDefault="008343CE" w:rsidP="005E1A02">
            <w:pPr>
              <w:spacing w:line="360" w:lineRule="auto"/>
              <w:rPr>
                <w:del w:id="653" w:author="Sergio Castellanos Arciniega" w:date="2021-06-22T12:30:00Z"/>
                <w:rFonts w:ascii="Mark Pro" w:eastAsia="思源黑体" w:hAnsi="Mark Pro"/>
                <w:color w:val="595959" w:themeColor="text1" w:themeTint="A6"/>
                <w:kern w:val="28"/>
                <w:lang w:val="en-GB"/>
              </w:rPr>
            </w:pPr>
            <w:del w:id="654" w:author="Sergio Castellanos Arciniega" w:date="2021-06-22T12:30:00Z">
              <w:r w:rsidRPr="00297C71" w:rsidDel="00B13FEC">
                <w:rPr>
                  <w:rFonts w:ascii="Mark Pro" w:eastAsia="思源黑体" w:hAnsi="Mark Pro"/>
                  <w:color w:val="595959" w:themeColor="text1" w:themeTint="A6"/>
                  <w:kern w:val="28"/>
                  <w:lang w:val="en-GB"/>
                </w:rPr>
                <w:delText>The start-up sequence is nearly identical to th</w:delText>
              </w:r>
              <w:r w:rsidR="008A516F" w:rsidRPr="00297C71" w:rsidDel="00B13FEC">
                <w:rPr>
                  <w:rFonts w:ascii="Mark Pro" w:eastAsia="思源黑体" w:hAnsi="Mark Pro"/>
                  <w:color w:val="595959" w:themeColor="text1" w:themeTint="A6"/>
                  <w:kern w:val="28"/>
                  <w:lang w:val="en-GB"/>
                </w:rPr>
                <w:delText>e</w:delText>
              </w:r>
              <w:r w:rsidRPr="00297C71" w:rsidDel="00B13FEC">
                <w:rPr>
                  <w:rFonts w:ascii="Mark Pro" w:eastAsia="思源黑体" w:hAnsi="Mark Pro"/>
                  <w:color w:val="595959" w:themeColor="text1" w:themeTint="A6"/>
                  <w:kern w:val="28"/>
                  <w:lang w:val="en-GB"/>
                </w:rPr>
                <w:delText xml:space="preserve"> pre</w:delText>
              </w:r>
              <w:r w:rsidR="008A516F" w:rsidRPr="00297C71" w:rsidDel="00B13FEC">
                <w:rPr>
                  <w:rFonts w:ascii="Mark Pro" w:eastAsia="思源黑体" w:hAnsi="Mark Pro"/>
                  <w:color w:val="595959" w:themeColor="text1" w:themeTint="A6"/>
                  <w:kern w:val="28"/>
                  <w:lang w:val="en-GB"/>
                </w:rPr>
                <w:delText>vious examples – remember to put in the correct SSID and password:</w:delText>
              </w:r>
            </w:del>
          </w:p>
          <w:p w14:paraId="3E95F93D" w14:textId="29A52884" w:rsidR="00691C0D" w:rsidRPr="00297C71" w:rsidDel="00F15521" w:rsidRDefault="008343CE" w:rsidP="005E1A02">
            <w:pPr>
              <w:spacing w:line="360" w:lineRule="auto"/>
              <w:rPr>
                <w:del w:id="655" w:author="Sergio Castellanos Arciniega" w:date="2021-06-22T13:24:00Z"/>
                <w:rFonts w:ascii="Mark Pro" w:eastAsia="思源黑体" w:hAnsi="Mark Pro"/>
                <w:color w:val="595959" w:themeColor="text1" w:themeTint="A6"/>
                <w:kern w:val="28"/>
                <w:lang w:val="en-GB"/>
              </w:rPr>
            </w:pPr>
            <w:del w:id="656" w:author="Sergio Castellanos Arciniega" w:date="2021-06-22T12:31:00Z">
              <w:r w:rsidRPr="00297C71" w:rsidDel="00B13FEC">
                <w:rPr>
                  <w:noProof/>
                  <w:lang w:val="en-GB"/>
                </w:rPr>
                <w:drawing>
                  <wp:inline distT="0" distB="0" distL="0" distR="0" wp14:anchorId="109CC5B5" wp14:editId="360311DE">
                    <wp:extent cx="3032245" cy="2004365"/>
                    <wp:effectExtent l="0" t="0" r="0" b="0"/>
                    <wp:docPr id="1441396230" name="Grafik 1441396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30"/>
                            <pic:cNvPicPr/>
                          </pic:nvPicPr>
                          <pic:blipFill>
                            <a:blip r:embed="rId43">
                              <a:extLst>
                                <a:ext uri="{28A0092B-C50C-407E-A947-70E740481C1C}">
                                  <a14:useLocalDpi xmlns:a14="http://schemas.microsoft.com/office/drawing/2010/main" val="0"/>
                                </a:ext>
                              </a:extLst>
                            </a:blip>
                            <a:stretch>
                              <a:fillRect/>
                            </a:stretch>
                          </pic:blipFill>
                          <pic:spPr>
                            <a:xfrm>
                              <a:off x="0" y="0"/>
                              <a:ext cx="3032245" cy="2004365"/>
                            </a:xfrm>
                            <a:prstGeom prst="rect">
                              <a:avLst/>
                            </a:prstGeom>
                          </pic:spPr>
                        </pic:pic>
                      </a:graphicData>
                    </a:graphic>
                  </wp:inline>
                </w:drawing>
              </w:r>
            </w:del>
          </w:p>
          <w:p w14:paraId="56BB968C" w14:textId="4010077A" w:rsidR="00691C0D" w:rsidRPr="00297C71" w:rsidDel="00F15521" w:rsidRDefault="00691C0D" w:rsidP="005E1A02">
            <w:pPr>
              <w:spacing w:line="360" w:lineRule="auto"/>
              <w:rPr>
                <w:del w:id="657" w:author="Sergio Castellanos Arciniega" w:date="2021-06-22T13:24:00Z"/>
                <w:rFonts w:ascii="Mark Pro" w:eastAsia="思源黑体" w:hAnsi="Mark Pro"/>
                <w:color w:val="595959" w:themeColor="text1" w:themeTint="A6"/>
                <w:kern w:val="28"/>
                <w:lang w:val="en-GB"/>
              </w:rPr>
            </w:pPr>
          </w:p>
          <w:p w14:paraId="10042DEC" w14:textId="54FBA230" w:rsidR="00FA3D33" w:rsidRPr="00297C71" w:rsidDel="00B13FEC" w:rsidRDefault="00FA3D33" w:rsidP="005E1A02">
            <w:pPr>
              <w:spacing w:line="360" w:lineRule="auto"/>
              <w:rPr>
                <w:del w:id="658" w:author="Sergio Castellanos Arciniega" w:date="2021-06-22T12:32:00Z"/>
                <w:rFonts w:ascii="Mark Pro" w:eastAsia="思源黑体" w:hAnsi="Mark Pro"/>
                <w:color w:val="595959" w:themeColor="text1" w:themeTint="A6"/>
                <w:kern w:val="28"/>
                <w:lang w:val="en-GB"/>
              </w:rPr>
            </w:pPr>
            <w:del w:id="659" w:author="Sergio Castellanos Arciniega" w:date="2021-06-22T12:32:00Z">
              <w:r w:rsidRPr="00297C71" w:rsidDel="00B13FEC">
                <w:rPr>
                  <w:rFonts w:ascii="Mark Pro" w:eastAsia="思源黑体" w:hAnsi="Mark Pro"/>
                  <w:color w:val="595959" w:themeColor="text1" w:themeTint="A6"/>
                  <w:kern w:val="28"/>
                  <w:lang w:val="en-GB"/>
                </w:rPr>
                <w:delText xml:space="preserve">The next code block is programmed in the same script field under the previous example. In this code block, you instruct the mBot2 to start driving </w:delText>
              </w:r>
              <w:r w:rsidR="708D2351" w:rsidRPr="00297C71" w:rsidDel="00B13FEC">
                <w:rPr>
                  <w:rFonts w:ascii="Mark Pro" w:eastAsia="思源黑体" w:hAnsi="Mark Pro"/>
                  <w:color w:val="595959" w:themeColor="text1" w:themeTint="A6"/>
                  <w:kern w:val="28"/>
                  <w:lang w:val="en-GB"/>
                </w:rPr>
                <w:delText xml:space="preserve">and then </w:delText>
              </w:r>
              <w:r w:rsidRPr="00297C71" w:rsidDel="00B13FEC">
                <w:rPr>
                  <w:rFonts w:ascii="Mark Pro" w:eastAsia="思源黑体" w:hAnsi="Mark Pro"/>
                  <w:color w:val="595959" w:themeColor="text1" w:themeTint="A6"/>
                  <w:kern w:val="28"/>
                  <w:lang w:val="en-GB"/>
                </w:rPr>
                <w:delText xml:space="preserve">stop at a red marker to take the order. After that, the mBot2 drives on to a green mark. The </w:delText>
              </w:r>
              <w:r w:rsidR="00297C71" w:rsidRPr="00297C71" w:rsidDel="00B13FEC">
                <w:rPr>
                  <w:rFonts w:ascii="Mark Pro" w:eastAsia="思源黑体" w:hAnsi="Mark Pro"/>
                  <w:color w:val="595959" w:themeColor="text1" w:themeTint="A6"/>
                  <w:kern w:val="28"/>
                  <w:lang w:val="en-GB"/>
                </w:rPr>
                <w:delText>colour</w:delText>
              </w:r>
              <w:r w:rsidRPr="00297C71" w:rsidDel="00B13FEC">
                <w:rPr>
                  <w:rFonts w:ascii="Mark Pro" w:eastAsia="思源黑体" w:hAnsi="Mark Pro"/>
                  <w:color w:val="595959" w:themeColor="text1" w:themeTint="A6"/>
                  <w:kern w:val="28"/>
                  <w:lang w:val="en-GB"/>
                </w:rPr>
                <w:delText xml:space="preserve"> markers indicate the table and </w:delText>
              </w:r>
              <w:r w:rsidR="04B499A9" w:rsidRPr="00297C71" w:rsidDel="00B13FEC">
                <w:rPr>
                  <w:rFonts w:ascii="Mark Pro" w:eastAsia="思源黑体" w:hAnsi="Mark Pro"/>
                  <w:color w:val="595959" w:themeColor="text1" w:themeTint="A6"/>
                  <w:kern w:val="28"/>
                  <w:lang w:val="en-GB"/>
                </w:rPr>
                <w:delText xml:space="preserve">the </w:delText>
              </w:r>
              <w:r w:rsidRPr="00297C71" w:rsidDel="00B13FEC">
                <w:rPr>
                  <w:rFonts w:ascii="Mark Pro" w:eastAsia="思源黑体" w:hAnsi="Mark Pro"/>
                  <w:color w:val="595959" w:themeColor="text1" w:themeTint="A6"/>
                  <w:kern w:val="28"/>
                  <w:lang w:val="en-GB"/>
                </w:rPr>
                <w:delText>kitchen. To start easier, we assume t</w:delText>
              </w:r>
              <w:r w:rsidR="5F62F84F" w:rsidRPr="00297C71" w:rsidDel="00B13FEC">
                <w:rPr>
                  <w:rFonts w:ascii="Mark Pro" w:eastAsia="思源黑体" w:hAnsi="Mark Pro"/>
                  <w:color w:val="595959" w:themeColor="text1" w:themeTint="A6"/>
                  <w:kern w:val="28"/>
                  <w:lang w:val="en-GB"/>
                </w:rPr>
                <w:delText>hey are</w:delText>
              </w:r>
              <w:r w:rsidRPr="00297C71" w:rsidDel="00B13FEC">
                <w:rPr>
                  <w:rFonts w:ascii="Mark Pro" w:eastAsia="思源黑体" w:hAnsi="Mark Pro"/>
                  <w:color w:val="595959" w:themeColor="text1" w:themeTint="A6"/>
                  <w:kern w:val="28"/>
                  <w:lang w:val="en-GB"/>
                </w:rPr>
                <w:delText xml:space="preserve"> in a straight line. If you have everything working, you can extend this further and include the knowledge you gained from previous lessons and make the robot follow a line to the table (the provided map has red and green markers on the track that can be used for this purpose</w:delText>
              </w:r>
              <w:r w:rsidR="1323B0BB" w:rsidRPr="00297C71" w:rsidDel="00B13FEC">
                <w:rPr>
                  <w:rFonts w:ascii="Mark Pro" w:eastAsia="思源黑体" w:hAnsi="Mark Pro"/>
                  <w:color w:val="595959" w:themeColor="text1" w:themeTint="A6"/>
                  <w:kern w:val="28"/>
                  <w:lang w:val="en-GB"/>
                </w:rPr>
                <w:delText>).</w:delText>
              </w:r>
              <w:r w:rsidRPr="00297C71" w:rsidDel="00B13FEC">
                <w:rPr>
                  <w:rFonts w:ascii="Mark Pro" w:eastAsia="思源黑体" w:hAnsi="Mark Pro"/>
                  <w:color w:val="595959" w:themeColor="text1" w:themeTint="A6"/>
                  <w:kern w:val="28"/>
                  <w:lang w:val="en-GB"/>
                </w:rPr>
                <w:delText xml:space="preserve"> Lesson 5 explains all about line following…</w:delText>
              </w:r>
            </w:del>
          </w:p>
          <w:p w14:paraId="0B626E43" w14:textId="16DE439B" w:rsidR="00FA3D33" w:rsidRPr="00297C71" w:rsidDel="00B13FEC" w:rsidRDefault="00FA3D33" w:rsidP="005E1A02">
            <w:pPr>
              <w:spacing w:line="360" w:lineRule="auto"/>
              <w:rPr>
                <w:del w:id="660" w:author="Sergio Castellanos Arciniega" w:date="2021-06-22T12:32:00Z"/>
                <w:rFonts w:ascii="Mark Pro" w:eastAsia="思源黑体" w:hAnsi="Mark Pro"/>
                <w:color w:val="595959" w:themeColor="text1" w:themeTint="A6"/>
                <w:kern w:val="28"/>
                <w:lang w:val="en-GB"/>
              </w:rPr>
            </w:pPr>
            <w:del w:id="661" w:author="Sergio Castellanos Arciniega" w:date="2021-06-22T12:32:00Z">
              <w:r w:rsidRPr="00297C71" w:rsidDel="00B13FEC">
                <w:rPr>
                  <w:rFonts w:ascii="Mark Pro" w:eastAsia="思源黑体" w:hAnsi="Mark Pro"/>
                  <w:color w:val="595959" w:themeColor="text1" w:themeTint="A6"/>
                  <w:kern w:val="28"/>
                  <w:lang w:val="en-GB"/>
                </w:rPr>
                <w:delText xml:space="preserve">As an extra addition to voice recognition, staying with the straight line between table and kitchen, you can use cloud or LAN messaging to send the order to another mBot2 or CyberPi to display. </w:delText>
              </w:r>
            </w:del>
          </w:p>
          <w:p w14:paraId="181C019E" w14:textId="41FB9DA6" w:rsidR="00C0004F" w:rsidRPr="00297C71" w:rsidDel="00F15521" w:rsidRDefault="00C40971" w:rsidP="005E1A02">
            <w:pPr>
              <w:spacing w:line="360" w:lineRule="auto"/>
              <w:rPr>
                <w:del w:id="662" w:author="Sergio Castellanos Arciniega" w:date="2021-06-22T13:24:00Z"/>
                <w:rFonts w:ascii="Mark Pro" w:eastAsia="思源黑体" w:hAnsi="Mark Pro"/>
                <w:color w:val="595959" w:themeColor="text1" w:themeTint="A6"/>
                <w:kern w:val="28"/>
                <w:lang w:val="en-GB"/>
              </w:rPr>
            </w:pPr>
            <w:del w:id="663" w:author="Sergio Castellanos Arciniega" w:date="2021-06-22T12:32:00Z">
              <w:r w:rsidRPr="00297C71" w:rsidDel="00B13FEC">
                <w:rPr>
                  <w:noProof/>
                  <w:lang w:val="en-GB"/>
                </w:rPr>
                <w:drawing>
                  <wp:inline distT="0" distB="0" distL="0" distR="0" wp14:anchorId="0FC42A32" wp14:editId="35F3D0EC">
                    <wp:extent cx="6645910" cy="2430780"/>
                    <wp:effectExtent l="0" t="0" r="2540" b="7620"/>
                    <wp:docPr id="1441396231" name="Grafik 1441396231" descr="Ein Bild, das Text, Monitor, Screenshot, Bildschir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31"/>
                            <pic:cNvPicPr/>
                          </pic:nvPicPr>
                          <pic:blipFill>
                            <a:blip r:embed="rId44">
                              <a:extLst>
                                <a:ext uri="{28A0092B-C50C-407E-A947-70E740481C1C}">
                                  <a14:useLocalDpi xmlns:a14="http://schemas.microsoft.com/office/drawing/2010/main" val="0"/>
                                </a:ext>
                              </a:extLst>
                            </a:blip>
                            <a:stretch>
                              <a:fillRect/>
                            </a:stretch>
                          </pic:blipFill>
                          <pic:spPr>
                            <a:xfrm>
                              <a:off x="0" y="0"/>
                              <a:ext cx="6645910" cy="2430780"/>
                            </a:xfrm>
                            <a:prstGeom prst="rect">
                              <a:avLst/>
                            </a:prstGeom>
                          </pic:spPr>
                        </pic:pic>
                      </a:graphicData>
                    </a:graphic>
                  </wp:inline>
                </w:drawing>
              </w:r>
            </w:del>
          </w:p>
          <w:p w14:paraId="6CE604F4" w14:textId="6CDBCA56" w:rsidR="00C0004F" w:rsidRPr="00297C71" w:rsidDel="00F15521" w:rsidRDefault="00C0004F" w:rsidP="005E1A02">
            <w:pPr>
              <w:spacing w:line="360" w:lineRule="auto"/>
              <w:rPr>
                <w:del w:id="664" w:author="Sergio Castellanos Arciniega" w:date="2021-06-22T13:24:00Z"/>
                <w:rFonts w:ascii="Mark Pro" w:eastAsia="思源黑体" w:hAnsi="Mark Pro"/>
                <w:color w:val="595959" w:themeColor="text1" w:themeTint="A6"/>
                <w:kern w:val="28"/>
                <w:lang w:val="en-GB"/>
              </w:rPr>
            </w:pPr>
          </w:p>
          <w:p w14:paraId="5A2CA44E" w14:textId="42D0D215" w:rsidR="00FA3D33" w:rsidRPr="00297C71" w:rsidDel="00B13FEC" w:rsidRDefault="718E5737" w:rsidP="005E1A02">
            <w:pPr>
              <w:spacing w:line="360" w:lineRule="auto"/>
              <w:rPr>
                <w:del w:id="665" w:author="Sergio Castellanos Arciniega" w:date="2021-06-22T12:33:00Z"/>
                <w:rFonts w:ascii="Mark Pro" w:eastAsia="思源黑体" w:hAnsi="Mark Pro"/>
                <w:color w:val="595959" w:themeColor="text1" w:themeTint="A6"/>
                <w:kern w:val="28"/>
                <w:lang w:val="en-GB"/>
              </w:rPr>
            </w:pPr>
            <w:del w:id="666" w:author="Sergio Castellanos Arciniega" w:date="2021-06-22T12:33:00Z">
              <w:r w:rsidRPr="00297C71" w:rsidDel="00B13FEC">
                <w:rPr>
                  <w:rFonts w:ascii="Mark Pro" w:eastAsia="思源黑体" w:hAnsi="Mark Pro"/>
                  <w:color w:val="595959" w:themeColor="text1" w:themeTint="A6"/>
                  <w:kern w:val="28"/>
                  <w:lang w:val="en-GB"/>
                </w:rPr>
                <w:delText>You</w:delText>
              </w:r>
              <w:r w:rsidR="00FA3D33" w:rsidRPr="00297C71" w:rsidDel="00B13FEC">
                <w:rPr>
                  <w:rFonts w:ascii="Mark Pro" w:eastAsia="思源黑体" w:hAnsi="Mark Pro"/>
                  <w:color w:val="595959" w:themeColor="text1" w:themeTint="A6"/>
                  <w:kern w:val="28"/>
                  <w:lang w:val="en-GB"/>
                </w:rPr>
                <w:delText xml:space="preserve"> have to create yourself </w:delText>
              </w:r>
              <w:r w:rsidRPr="00297C71" w:rsidDel="00B13FEC">
                <w:rPr>
                  <w:rFonts w:ascii="Mark Pro" w:eastAsia="思源黑体" w:hAnsi="Mark Pro"/>
                  <w:color w:val="595959" w:themeColor="text1" w:themeTint="A6"/>
                  <w:kern w:val="28"/>
                  <w:lang w:val="en-GB"/>
                </w:rPr>
                <w:delText>t</w:delText>
              </w:r>
              <w:r w:rsidR="00FA3D33" w:rsidRPr="00297C71" w:rsidDel="00B13FEC">
                <w:rPr>
                  <w:rFonts w:ascii="Mark Pro" w:eastAsia="思源黑体" w:hAnsi="Mark Pro"/>
                  <w:color w:val="595959" w:themeColor="text1" w:themeTint="A6"/>
                  <w:kern w:val="28"/>
                  <w:lang w:val="en-GB"/>
                </w:rPr>
                <w:delText xml:space="preserve">he block 'get_order' in 'My blocks'. This helps keeping an overview of the main program – so it’s just driving to </w:delText>
              </w:r>
              <w:r w:rsidR="00A45424" w:rsidRPr="00297C71" w:rsidDel="00B13FEC">
                <w:rPr>
                  <w:rFonts w:ascii="Mark Pro" w:eastAsia="思源黑体" w:hAnsi="Mark Pro"/>
                  <w:color w:val="595959" w:themeColor="text1" w:themeTint="A6"/>
                  <w:kern w:val="28"/>
                  <w:lang w:val="en-GB"/>
                </w:rPr>
                <w:delText>coloured</w:delText>
              </w:r>
              <w:r w:rsidR="00FA3D33" w:rsidRPr="00297C71" w:rsidDel="00B13FEC">
                <w:rPr>
                  <w:rFonts w:ascii="Mark Pro" w:eastAsia="思源黑体" w:hAnsi="Mark Pro"/>
                  <w:color w:val="595959" w:themeColor="text1" w:themeTint="A6"/>
                  <w:kern w:val="28"/>
                  <w:lang w:val="en-GB"/>
                </w:rPr>
                <w:delText xml:space="preserve"> markers with getting the order in between.</w:delText>
              </w:r>
            </w:del>
          </w:p>
          <w:p w14:paraId="7DA8255D" w14:textId="57D2099F" w:rsidR="00FA3D33" w:rsidRPr="00297C71" w:rsidDel="00B13FEC" w:rsidRDefault="00FA3D33" w:rsidP="005E1A02">
            <w:pPr>
              <w:spacing w:line="360" w:lineRule="auto"/>
              <w:rPr>
                <w:del w:id="667" w:author="Sergio Castellanos Arciniega" w:date="2021-06-22T12:33:00Z"/>
                <w:rFonts w:ascii="Mark Pro" w:eastAsia="思源黑体" w:hAnsi="Mark Pro"/>
                <w:color w:val="595959" w:themeColor="text1" w:themeTint="A6"/>
                <w:kern w:val="28"/>
                <w:lang w:val="en-GB"/>
              </w:rPr>
            </w:pPr>
            <w:del w:id="668" w:author="Sergio Castellanos Arciniega" w:date="2021-06-22T12:33:00Z">
              <w:r w:rsidRPr="00297C71" w:rsidDel="00B13FEC">
                <w:rPr>
                  <w:rFonts w:ascii="Mark Pro" w:eastAsia="思源黑体" w:hAnsi="Mark Pro"/>
                  <w:color w:val="595959" w:themeColor="text1" w:themeTint="A6"/>
                  <w:kern w:val="28"/>
                  <w:lang w:val="en-GB"/>
                </w:rPr>
                <w:delText>To actually define what “get_order” means, let’s first think about an order process</w:delText>
              </w:r>
              <w:r w:rsidR="64C12A6F" w:rsidRPr="00297C71" w:rsidDel="00B13FEC">
                <w:rPr>
                  <w:rFonts w:ascii="Mark Pro" w:eastAsia="思源黑体" w:hAnsi="Mark Pro"/>
                  <w:color w:val="595959" w:themeColor="text1" w:themeTint="A6"/>
                  <w:kern w:val="28"/>
                  <w:lang w:val="en-GB"/>
                </w:rPr>
                <w:delText>:</w:delText>
              </w:r>
            </w:del>
          </w:p>
          <w:p w14:paraId="36AE699B" w14:textId="27EBCA81" w:rsidR="00FA3D33" w:rsidRPr="00297C71" w:rsidDel="00B13FEC" w:rsidRDefault="00FA3D33" w:rsidP="00AF475A">
            <w:pPr>
              <w:pStyle w:val="ListParagraph"/>
              <w:numPr>
                <w:ilvl w:val="0"/>
                <w:numId w:val="35"/>
              </w:numPr>
              <w:spacing w:after="160"/>
              <w:rPr>
                <w:del w:id="669" w:author="Sergio Castellanos Arciniega" w:date="2021-06-22T12:33:00Z"/>
                <w:rFonts w:ascii="Mark Pro" w:eastAsia="思源黑体" w:hAnsi="Mark Pro"/>
                <w:color w:val="595959" w:themeColor="text1" w:themeTint="A6"/>
                <w:kern w:val="28"/>
                <w:lang w:val="en-GB"/>
              </w:rPr>
            </w:pPr>
            <w:del w:id="670" w:author="Sergio Castellanos Arciniega" w:date="2021-06-22T12:33:00Z">
              <w:r w:rsidRPr="00297C71" w:rsidDel="00B13FEC">
                <w:rPr>
                  <w:rFonts w:ascii="Mark Pro" w:eastAsia="思源黑体" w:hAnsi="Mark Pro"/>
                  <w:color w:val="595959" w:themeColor="text1" w:themeTint="A6"/>
                  <w:kern w:val="28"/>
                  <w:lang w:val="en-GB"/>
                </w:rPr>
                <w:delText>Ask for the order</w:delText>
              </w:r>
            </w:del>
          </w:p>
          <w:p w14:paraId="5C162CDC" w14:textId="13BEC754" w:rsidR="00FA3D33" w:rsidRPr="00297C71" w:rsidDel="00B13FEC" w:rsidRDefault="00FA3D33" w:rsidP="00AF475A">
            <w:pPr>
              <w:pStyle w:val="ListParagraph"/>
              <w:numPr>
                <w:ilvl w:val="0"/>
                <w:numId w:val="35"/>
              </w:numPr>
              <w:spacing w:after="160"/>
              <w:rPr>
                <w:del w:id="671" w:author="Sergio Castellanos Arciniega" w:date="2021-06-22T12:33:00Z"/>
                <w:rFonts w:ascii="Mark Pro" w:eastAsia="思源黑体" w:hAnsi="Mark Pro"/>
                <w:color w:val="595959" w:themeColor="text1" w:themeTint="A6"/>
                <w:kern w:val="28"/>
                <w:lang w:val="en-GB"/>
              </w:rPr>
            </w:pPr>
            <w:del w:id="672" w:author="Sergio Castellanos Arciniega" w:date="2021-06-22T12:33:00Z">
              <w:r w:rsidRPr="00297C71" w:rsidDel="00B13FEC">
                <w:rPr>
                  <w:rFonts w:ascii="Mark Pro" w:eastAsia="思源黑体" w:hAnsi="Mark Pro"/>
                  <w:color w:val="595959" w:themeColor="text1" w:themeTint="A6"/>
                  <w:kern w:val="28"/>
                  <w:lang w:val="en-GB"/>
                </w:rPr>
                <w:delText>Recognize the answer</w:delText>
              </w:r>
            </w:del>
          </w:p>
          <w:p w14:paraId="59C3CDAF" w14:textId="09BC459E" w:rsidR="00FA3D33" w:rsidRPr="00297C71" w:rsidDel="00B13FEC" w:rsidRDefault="00FA3D33" w:rsidP="00AF475A">
            <w:pPr>
              <w:pStyle w:val="ListParagraph"/>
              <w:numPr>
                <w:ilvl w:val="0"/>
                <w:numId w:val="35"/>
              </w:numPr>
              <w:spacing w:after="160"/>
              <w:rPr>
                <w:del w:id="673" w:author="Sergio Castellanos Arciniega" w:date="2021-06-22T12:33:00Z"/>
                <w:rFonts w:ascii="Mark Pro" w:eastAsia="思源黑体" w:hAnsi="Mark Pro"/>
                <w:color w:val="595959" w:themeColor="text1" w:themeTint="A6"/>
                <w:kern w:val="28"/>
                <w:lang w:val="en-GB"/>
              </w:rPr>
            </w:pPr>
            <w:del w:id="674" w:author="Sergio Castellanos Arciniega" w:date="2021-06-22T12:33:00Z">
              <w:r w:rsidRPr="00297C71" w:rsidDel="00B13FEC">
                <w:rPr>
                  <w:rFonts w:ascii="Mark Pro" w:eastAsia="思源黑体" w:hAnsi="Mark Pro"/>
                  <w:color w:val="595959" w:themeColor="text1" w:themeTint="A6"/>
                  <w:kern w:val="28"/>
                  <w:lang w:val="en-GB"/>
                </w:rPr>
                <w:delText>Check back that the understood order is correct</w:delText>
              </w:r>
            </w:del>
          </w:p>
          <w:p w14:paraId="47B6A3A4" w14:textId="54EEC2D6" w:rsidR="00FA3D33" w:rsidRPr="00297C71" w:rsidDel="00B13FEC" w:rsidRDefault="00FA3D33" w:rsidP="00AF475A">
            <w:pPr>
              <w:pStyle w:val="ListParagraph"/>
              <w:numPr>
                <w:ilvl w:val="0"/>
                <w:numId w:val="35"/>
              </w:numPr>
              <w:spacing w:after="160"/>
              <w:rPr>
                <w:del w:id="675" w:author="Sergio Castellanos Arciniega" w:date="2021-06-22T12:33:00Z"/>
                <w:rFonts w:ascii="Mark Pro" w:eastAsia="思源黑体" w:hAnsi="Mark Pro"/>
                <w:color w:val="595959" w:themeColor="text1" w:themeTint="A6"/>
                <w:kern w:val="28"/>
                <w:lang w:val="en-GB"/>
              </w:rPr>
            </w:pPr>
            <w:del w:id="676" w:author="Sergio Castellanos Arciniega" w:date="2021-06-22T12:33:00Z">
              <w:r w:rsidRPr="00297C71" w:rsidDel="00B13FEC">
                <w:rPr>
                  <w:rFonts w:ascii="Mark Pro" w:eastAsia="思源黑体" w:hAnsi="Mark Pro"/>
                  <w:color w:val="595959" w:themeColor="text1" w:themeTint="A6"/>
                  <w:kern w:val="28"/>
                  <w:lang w:val="en-GB"/>
                </w:rPr>
                <w:delText>If yes, proceed (send order to kitchen and end the order sequence)</w:delText>
              </w:r>
              <w:r w:rsidRPr="00297C71" w:rsidDel="00B13FEC">
                <w:rPr>
                  <w:rFonts w:ascii="Mark Pro" w:eastAsia="思源黑体" w:hAnsi="Mark Pro"/>
                  <w:color w:val="595959" w:themeColor="text1" w:themeTint="A6"/>
                  <w:kern w:val="28"/>
                  <w:lang w:val="en-GB"/>
                </w:rPr>
                <w:br/>
              </w:r>
              <w:r w:rsidR="55D03346" w:rsidRPr="00297C71" w:rsidDel="00B13FEC">
                <w:rPr>
                  <w:rFonts w:ascii="Mark Pro" w:eastAsia="思源黑体" w:hAnsi="Mark Pro"/>
                  <w:color w:val="595959" w:themeColor="text1" w:themeTint="A6"/>
                  <w:kern w:val="28"/>
                  <w:lang w:val="en-GB"/>
                </w:rPr>
                <w:delText>I</w:delText>
              </w:r>
              <w:r w:rsidRPr="00297C71" w:rsidDel="00B13FEC">
                <w:rPr>
                  <w:rFonts w:ascii="Mark Pro" w:eastAsia="思源黑体" w:hAnsi="Mark Pro"/>
                  <w:color w:val="595959" w:themeColor="text1" w:themeTint="A6"/>
                  <w:kern w:val="28"/>
                  <w:lang w:val="en-GB"/>
                </w:rPr>
                <w:delText>f no, ask again.</w:delText>
              </w:r>
            </w:del>
          </w:p>
          <w:p w14:paraId="22A9758A" w14:textId="2C75AD03" w:rsidR="00E90CEA" w:rsidRPr="00297C71" w:rsidDel="00B13FEC" w:rsidRDefault="73C8F094" w:rsidP="005E1A02">
            <w:pPr>
              <w:spacing w:line="360" w:lineRule="auto"/>
              <w:rPr>
                <w:del w:id="677" w:author="Sergio Castellanos Arciniega" w:date="2021-06-22T12:33:00Z"/>
                <w:rFonts w:ascii="Mark Pro" w:eastAsia="思源黑体" w:hAnsi="Mark Pro"/>
                <w:color w:val="595959" w:themeColor="text1" w:themeTint="A6"/>
                <w:kern w:val="28"/>
                <w:lang w:val="en-GB"/>
              </w:rPr>
            </w:pPr>
            <w:del w:id="678" w:author="Sergio Castellanos Arciniega" w:date="2021-06-22T12:33:00Z">
              <w:r w:rsidRPr="00297C71" w:rsidDel="00B13FEC">
                <w:rPr>
                  <w:rFonts w:ascii="Mark Pro" w:eastAsia="思源黑体" w:hAnsi="Mark Pro"/>
                  <w:color w:val="595959" w:themeColor="text1" w:themeTint="A6"/>
                  <w:kern w:val="28"/>
                  <w:lang w:val="en-GB"/>
                </w:rPr>
                <w:delText>Checking</w:delText>
              </w:r>
              <w:r w:rsidR="00FA3D33" w:rsidRPr="00297C71" w:rsidDel="00B13FEC">
                <w:rPr>
                  <w:rFonts w:ascii="Mark Pro" w:eastAsia="思源黑体" w:hAnsi="Mark Pro"/>
                  <w:color w:val="595959" w:themeColor="text1" w:themeTint="A6"/>
                  <w:kern w:val="28"/>
                  <w:lang w:val="en-GB"/>
                </w:rPr>
                <w:delText xml:space="preserve"> is a sensible thing to prevent wrong orders</w:delText>
              </w:r>
              <w:r w:rsidR="54305ADF" w:rsidRPr="00297C71" w:rsidDel="00B13FEC">
                <w:rPr>
                  <w:rFonts w:ascii="Mark Pro" w:eastAsia="思源黑体" w:hAnsi="Mark Pro"/>
                  <w:color w:val="595959" w:themeColor="text1" w:themeTint="A6"/>
                  <w:kern w:val="28"/>
                  <w:lang w:val="en-GB"/>
                </w:rPr>
                <w:delText>.</w:delText>
              </w:r>
              <w:r w:rsidR="00FA3D33" w:rsidRPr="00297C71" w:rsidDel="00B13FEC">
                <w:rPr>
                  <w:rFonts w:ascii="Mark Pro" w:eastAsia="思源黑体" w:hAnsi="Mark Pro"/>
                  <w:color w:val="595959" w:themeColor="text1" w:themeTint="A6"/>
                  <w:kern w:val="28"/>
                  <w:lang w:val="en-GB"/>
                </w:rPr>
                <w:delText xml:space="preserve"> To translate these steps in a structured way, you can use a flow diagram like the following one:</w:delText>
              </w:r>
            </w:del>
          </w:p>
          <w:p w14:paraId="2F8514B0" w14:textId="46EE27B3" w:rsidR="004815B5" w:rsidRPr="00297C71" w:rsidDel="00F15521" w:rsidRDefault="00110F0B" w:rsidP="005E1A02">
            <w:pPr>
              <w:spacing w:line="360" w:lineRule="auto"/>
              <w:rPr>
                <w:del w:id="679" w:author="Sergio Castellanos Arciniega" w:date="2021-06-22T13:24:00Z"/>
                <w:rFonts w:ascii="Mark Pro" w:eastAsia="思源黑体" w:hAnsi="Mark Pro"/>
                <w:color w:val="595959" w:themeColor="text1" w:themeTint="A6"/>
                <w:kern w:val="28"/>
                <w:lang w:val="en-GB"/>
              </w:rPr>
            </w:pPr>
            <w:del w:id="680" w:author="Sergio Castellanos Arciniega" w:date="2021-06-22T12:34:00Z">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41" behindDoc="0" locked="0" layoutInCell="1" allowOverlap="1" wp14:anchorId="200B3F08" wp14:editId="5CEAEE82">
                        <wp:simplePos x="0" y="0"/>
                        <wp:positionH relativeFrom="column">
                          <wp:posOffset>1903882</wp:posOffset>
                        </wp:positionH>
                        <wp:positionV relativeFrom="paragraph">
                          <wp:posOffset>255270</wp:posOffset>
                        </wp:positionV>
                        <wp:extent cx="2372138" cy="482046"/>
                        <wp:effectExtent l="0" t="0" r="28575" b="13335"/>
                        <wp:wrapNone/>
                        <wp:docPr id="26" name="Rectangle 3"/>
                        <wp:cNvGraphicFramePr/>
                        <a:graphic xmlns:a="http://schemas.openxmlformats.org/drawingml/2006/main">
                          <a:graphicData uri="http://schemas.microsoft.com/office/word/2010/wordprocessingShape">
                            <wps:wsp>
                              <wps:cNvSpPr/>
                              <wps:spPr>
                                <a:xfrm>
                                  <a:off x="0" y="0"/>
                                  <a:ext cx="2372138" cy="482046"/>
                                </a:xfrm>
                                <a:prstGeom prst="rect">
                                  <a:avLst/>
                                </a:prstGeom>
                              </wps:spPr>
                              <wps:style>
                                <a:lnRef idx="2">
                                  <a:schemeClr val="accent3"/>
                                </a:lnRef>
                                <a:fillRef idx="1">
                                  <a:schemeClr val="lt1"/>
                                </a:fillRef>
                                <a:effectRef idx="0">
                                  <a:schemeClr val="accent3"/>
                                </a:effectRef>
                                <a:fontRef idx="minor">
                                  <a:schemeClr val="dk1"/>
                                </a:fontRef>
                              </wps:style>
                              <wps:txbx>
                                <w:txbxContent>
                                  <w:p w14:paraId="0A7E69B0"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asks:</w:t>
                                    </w:r>
                                  </w:p>
                                  <w:p w14:paraId="2EA9351E" w14:textId="0B23C6A9"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“Dear guest</w:t>
                                    </w:r>
                                    <w:r w:rsidR="00182D0D">
                                      <w:rPr>
                                        <w:rFonts w:ascii="Mark Pro" w:hAnsi="Mark Pro"/>
                                        <w:color w:val="767171" w:themeColor="background2" w:themeShade="80"/>
                                        <w:kern w:val="24"/>
                                        <w:sz w:val="18"/>
                                        <w:szCs w:val="18"/>
                                      </w:rPr>
                                      <w:t>. Your orders please.”</w:t>
                                    </w: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200B3F08" id="_x0000_s1037" style="position:absolute;margin-left:149.9pt;margin-top:20.1pt;width:186.8pt;height:37.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" fillcolor="white [3201]" strokecolor="#a5a5a5 [3206]" strokeweight="1pt">
                        <v:textbox>
                          <w:txbxContent>
                            <w:p w14:paraId="0A7E69B0"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asks:</w:t>
                              </w:r>
                            </w:p>
                            <w:p w14:paraId="2EA9351E" w14:textId="0B23C6A9"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“Dear guest</w:t>
                              </w:r>
                              <w:r w:rsidR="00182D0D">
                                <w:rPr>
                                  <w:rFonts w:ascii="Mark Pro" w:hAnsi="Mark Pro"/>
                                  <w:color w:val="767171" w:themeColor="background2" w:themeShade="80"/>
                                  <w:kern w:val="24"/>
                                  <w:sz w:val="18"/>
                                  <w:szCs w:val="18"/>
                                </w:rPr>
                                <w:t>. Your orders please.”</w:t>
                              </w:r>
                            </w:p>
                          </w:txbxContent>
                        </v:textbox>
                      </v:rect>
                    </w:pict>
                  </mc:Fallback>
                </mc:AlternateContent>
              </w:r>
            </w:del>
          </w:p>
          <w:p w14:paraId="5A0EF7BD" w14:textId="1C320319" w:rsidR="00E90CEA" w:rsidRPr="00297C71" w:rsidDel="00B13FEC" w:rsidRDefault="00E90CEA" w:rsidP="005E1A02">
            <w:pPr>
              <w:spacing w:line="360" w:lineRule="auto"/>
              <w:rPr>
                <w:del w:id="681" w:author="Sergio Castellanos Arciniega" w:date="2021-06-22T12:34:00Z"/>
                <w:rFonts w:ascii="Mark Pro" w:eastAsia="思源黑体" w:hAnsi="Mark Pro"/>
                <w:color w:val="595959" w:themeColor="text1" w:themeTint="A6"/>
                <w:kern w:val="28"/>
                <w:lang w:val="en-GB"/>
              </w:rPr>
            </w:pPr>
          </w:p>
          <w:p w14:paraId="0B42E7E1" w14:textId="66CB3809" w:rsidR="00E90CEA" w:rsidRPr="00297C71" w:rsidDel="00B13FEC" w:rsidRDefault="00110F0B" w:rsidP="005E1A02">
            <w:pPr>
              <w:spacing w:line="360" w:lineRule="auto"/>
              <w:rPr>
                <w:del w:id="682" w:author="Sergio Castellanos Arciniega" w:date="2021-06-22T12:34:00Z"/>
                <w:rFonts w:ascii="Mark Pro" w:eastAsia="思源黑体" w:hAnsi="Mark Pro"/>
                <w:color w:val="595959" w:themeColor="text1" w:themeTint="A6"/>
                <w:kern w:val="28"/>
                <w:lang w:val="en-GB"/>
              </w:rPr>
            </w:pPr>
            <w:del w:id="683" w:author="Sergio Castellanos Arciniega" w:date="2021-06-22T12:34:00Z">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52" behindDoc="0" locked="0" layoutInCell="1" allowOverlap="1" wp14:anchorId="71601294" wp14:editId="78B95665">
                        <wp:simplePos x="0" y="0"/>
                        <wp:positionH relativeFrom="column">
                          <wp:posOffset>4274590</wp:posOffset>
                        </wp:positionH>
                        <wp:positionV relativeFrom="paragraph">
                          <wp:posOffset>5790</wp:posOffset>
                        </wp:positionV>
                        <wp:extent cx="1709878" cy="3086989"/>
                        <wp:effectExtent l="38100" t="76200" r="386080" b="37465"/>
                        <wp:wrapNone/>
                        <wp:docPr id="1441396228" name="Connector: Elbow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709878" cy="3086989"/>
                                </a:xfrm>
                                <a:prstGeom prst="bentConnector3">
                                  <a:avLst>
                                    <a:gd name="adj1" fmla="val -21074"/>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0EBDC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7" o:spid="_x0000_s1026" type="#_x0000_t34" style="position:absolute;margin-left:336.6pt;margin-top:.45pt;width:134.65pt;height:243.05pt;flip:x y;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" adj="-4552" strokecolor="#a5a5a5 [3206]" strokeweight="1pt">
                        <v:stroke endarrow="block"/>
                        <o:lock v:ext="edit" shapetype="f"/>
                      </v:shape>
                    </w:pict>
                  </mc:Fallback>
                </mc:AlternateContent>
              </w:r>
              <w:r w:rsidR="00FF59AB"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42" behindDoc="0" locked="0" layoutInCell="1" allowOverlap="1" wp14:anchorId="7AFBF439" wp14:editId="292A895A">
                        <wp:simplePos x="0" y="0"/>
                        <wp:positionH relativeFrom="column">
                          <wp:posOffset>3088792</wp:posOffset>
                        </wp:positionH>
                        <wp:positionV relativeFrom="paragraph">
                          <wp:posOffset>223520</wp:posOffset>
                        </wp:positionV>
                        <wp:extent cx="0" cy="142710"/>
                        <wp:effectExtent l="76200" t="0" r="57150" b="48260"/>
                        <wp:wrapNone/>
                        <wp:docPr id="6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14271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711300" id="_x0000_t32" coordsize="21600,21600" o:spt="32" o:oned="t" path="m,l21600,21600e" filled="f">
                        <v:path arrowok="t" fillok="f" o:connecttype="none"/>
                        <o:lock v:ext="edit" shapetype="t"/>
                      </v:shapetype>
                      <v:shape id="Straight Arrow Connector 5" o:spid="_x0000_s1026" type="#_x0000_t32" style="position:absolute;margin-left:243.2pt;margin-top:17.6pt;width:0;height:11.25pt;flip:x;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" strokecolor="#a5a5a5 [3206]" strokeweight="1pt">
                        <v:stroke endarrow="block" joinstyle="miter"/>
                        <o:lock v:ext="edit" shapetype="f"/>
                      </v:shape>
                    </w:pict>
                  </mc:Fallback>
                </mc:AlternateContent>
              </w:r>
            </w:del>
          </w:p>
          <w:p w14:paraId="20C64A87" w14:textId="65EEC3A0" w:rsidR="00E90CEA" w:rsidRPr="00297C71" w:rsidDel="00B13FEC" w:rsidRDefault="00FF59AB" w:rsidP="005E1A02">
            <w:pPr>
              <w:spacing w:line="360" w:lineRule="auto"/>
              <w:rPr>
                <w:del w:id="684" w:author="Sergio Castellanos Arciniega" w:date="2021-06-22T12:34:00Z"/>
                <w:rFonts w:ascii="Mark Pro" w:eastAsia="思源黑体" w:hAnsi="Mark Pro"/>
                <w:color w:val="595959" w:themeColor="text1" w:themeTint="A6"/>
                <w:kern w:val="28"/>
                <w:lang w:val="en-GB"/>
              </w:rPr>
            </w:pPr>
            <w:del w:id="685" w:author="Sergio Castellanos Arciniega" w:date="2021-06-22T12:34:00Z">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43" behindDoc="0" locked="0" layoutInCell="1" allowOverlap="1" wp14:anchorId="4019F8FC" wp14:editId="6D420AD9">
                        <wp:simplePos x="0" y="0"/>
                        <wp:positionH relativeFrom="column">
                          <wp:posOffset>1903882</wp:posOffset>
                        </wp:positionH>
                        <wp:positionV relativeFrom="paragraph">
                          <wp:posOffset>110490</wp:posOffset>
                        </wp:positionV>
                        <wp:extent cx="2372138" cy="482046"/>
                        <wp:effectExtent l="0" t="0" r="28575" b="13335"/>
                        <wp:wrapNone/>
                        <wp:docPr id="1441396224" name="Rectangle 6"/>
                        <wp:cNvGraphicFramePr/>
                        <a:graphic xmlns:a="http://schemas.openxmlformats.org/drawingml/2006/main">
                          <a:graphicData uri="http://schemas.microsoft.com/office/word/2010/wordprocessingShape">
                            <wps:wsp>
                              <wps:cNvSpPr/>
                              <wps:spPr>
                                <a:xfrm>
                                  <a:off x="0" y="0"/>
                                  <a:ext cx="2372138" cy="482046"/>
                                </a:xfrm>
                                <a:prstGeom prst="rect">
                                  <a:avLst/>
                                </a:prstGeom>
                              </wps:spPr>
                              <wps:style>
                                <a:lnRef idx="2">
                                  <a:schemeClr val="accent3"/>
                                </a:lnRef>
                                <a:fillRef idx="1">
                                  <a:schemeClr val="lt1"/>
                                </a:fillRef>
                                <a:effectRef idx="0">
                                  <a:schemeClr val="accent3"/>
                                </a:effectRef>
                                <a:fontRef idx="minor">
                                  <a:schemeClr val="dk1"/>
                                </a:fontRef>
                              </wps:style>
                              <wps:txbx>
                                <w:txbxContent>
                                  <w:p w14:paraId="2C6791DF"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records and recognizes voice for 2 seconds</w:t>
                                    </w: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4019F8FC" id="_x0000_s1038" style="position:absolute;margin-left:149.9pt;margin-top:8.7pt;width:186.8pt;height:37.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" fillcolor="white [3201]" strokecolor="#a5a5a5 [3206]" strokeweight="1pt">
                        <v:textbox>
                          <w:txbxContent>
                            <w:p w14:paraId="2C6791DF"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records and recognizes voice for 2 seconds</w:t>
                              </w:r>
                            </w:p>
                          </w:txbxContent>
                        </v:textbox>
                      </v:rect>
                    </w:pict>
                  </mc:Fallback>
                </mc:AlternateContent>
              </w:r>
            </w:del>
          </w:p>
          <w:p w14:paraId="7225E1D3" w14:textId="13D3CA96" w:rsidR="00E90CEA" w:rsidRPr="00297C71" w:rsidDel="00B13FEC" w:rsidRDefault="00E90CEA" w:rsidP="005E1A02">
            <w:pPr>
              <w:spacing w:line="360" w:lineRule="auto"/>
              <w:rPr>
                <w:del w:id="686" w:author="Sergio Castellanos Arciniega" w:date="2021-06-22T12:34:00Z"/>
                <w:rFonts w:ascii="Mark Pro" w:eastAsia="思源黑体" w:hAnsi="Mark Pro"/>
                <w:color w:val="595959" w:themeColor="text1" w:themeTint="A6"/>
                <w:kern w:val="28"/>
                <w:lang w:val="en-GB"/>
              </w:rPr>
            </w:pPr>
          </w:p>
          <w:p w14:paraId="3255521D" w14:textId="4BA9CFC6" w:rsidR="00E90CEA" w:rsidRPr="00297C71" w:rsidDel="00B13FEC" w:rsidRDefault="00110F0B" w:rsidP="005E1A02">
            <w:pPr>
              <w:spacing w:line="360" w:lineRule="auto"/>
              <w:rPr>
                <w:del w:id="687" w:author="Sergio Castellanos Arciniega" w:date="2021-06-22T12:34:00Z"/>
                <w:rFonts w:ascii="Mark Pro" w:eastAsia="思源黑体" w:hAnsi="Mark Pro"/>
                <w:color w:val="595959" w:themeColor="text1" w:themeTint="A6"/>
                <w:kern w:val="28"/>
                <w:lang w:val="en-GB"/>
              </w:rPr>
            </w:pPr>
            <w:del w:id="688" w:author="Sergio Castellanos Arciniega" w:date="2021-06-22T12:34:00Z">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54" behindDoc="0" locked="0" layoutInCell="1" allowOverlap="1" wp14:anchorId="20817997" wp14:editId="3DA3C47F">
                        <wp:simplePos x="0" y="0"/>
                        <wp:positionH relativeFrom="column">
                          <wp:posOffset>3088640</wp:posOffset>
                        </wp:positionH>
                        <wp:positionV relativeFrom="paragraph">
                          <wp:posOffset>80010</wp:posOffset>
                        </wp:positionV>
                        <wp:extent cx="0" cy="142240"/>
                        <wp:effectExtent l="76200" t="0" r="57150" b="48260"/>
                        <wp:wrapNone/>
                        <wp:docPr id="144139623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4224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506B67" id="Straight Arrow Connector 5" o:spid="_x0000_s1026" type="#_x0000_t32" style="position:absolute;margin-left:243.2pt;margin-top:6.3pt;width:0;height:11.2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" strokecolor="#a5a5a5 [3206]" strokeweight="1pt">
                        <v:stroke endarrow="block" joinstyle="miter"/>
                        <o:lock v:ext="edit" shapetype="f"/>
                      </v:shape>
                    </w:pict>
                  </mc:Fallback>
                </mc:AlternateContent>
              </w:r>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44" behindDoc="0" locked="0" layoutInCell="1" allowOverlap="1" wp14:anchorId="08E68187" wp14:editId="567E12CA">
                        <wp:simplePos x="0" y="0"/>
                        <wp:positionH relativeFrom="column">
                          <wp:posOffset>1903730</wp:posOffset>
                        </wp:positionH>
                        <wp:positionV relativeFrom="paragraph">
                          <wp:posOffset>222250</wp:posOffset>
                        </wp:positionV>
                        <wp:extent cx="2371725" cy="481965"/>
                        <wp:effectExtent l="0" t="0" r="28575" b="13335"/>
                        <wp:wrapNone/>
                        <wp:docPr id="1441396225" name="Rectangle 7"/>
                        <wp:cNvGraphicFramePr/>
                        <a:graphic xmlns:a="http://schemas.openxmlformats.org/drawingml/2006/main">
                          <a:graphicData uri="http://schemas.microsoft.com/office/word/2010/wordprocessingShape">
                            <wps:wsp>
                              <wps:cNvSpPr/>
                              <wps:spPr>
                                <a:xfrm>
                                  <a:off x="0" y="0"/>
                                  <a:ext cx="2371725" cy="481965"/>
                                </a:xfrm>
                                <a:prstGeom prst="rect">
                                  <a:avLst/>
                                </a:prstGeom>
                              </wps:spPr>
                              <wps:style>
                                <a:lnRef idx="2">
                                  <a:schemeClr val="accent3"/>
                                </a:lnRef>
                                <a:fillRef idx="1">
                                  <a:schemeClr val="lt1"/>
                                </a:fillRef>
                                <a:effectRef idx="0">
                                  <a:schemeClr val="accent3"/>
                                </a:effectRef>
                                <a:fontRef idx="minor">
                                  <a:schemeClr val="dk1"/>
                                </a:fontRef>
                              </wps:style>
                              <wps:txbx>
                                <w:txbxContent>
                                  <w:p w14:paraId="1C53E6EA"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asks:</w:t>
                                    </w:r>
                                  </w:p>
                                  <w:p w14:paraId="59CE5CBF"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w:t>
                                    </w:r>
                                    <w:r>
                                      <w:rPr>
                                        <w:rFonts w:ascii="Mark Pro" w:hAnsi="Mark Pro"/>
                                        <w:color w:val="767171" w:themeColor="background2" w:themeShade="80"/>
                                        <w:kern w:val="24"/>
                                        <w:sz w:val="18"/>
                                        <w:szCs w:val="18"/>
                                      </w:rPr>
                                      <w:t>D</w:t>
                                    </w:r>
                                    <w:r w:rsidRPr="00974317">
                                      <w:rPr>
                                        <w:rFonts w:ascii="Mark Pro" w:hAnsi="Mark Pro"/>
                                        <w:color w:val="767171" w:themeColor="background2" w:themeShade="80"/>
                                        <w:kern w:val="24"/>
                                        <w:sz w:val="18"/>
                                        <w:szCs w:val="18"/>
                                      </w:rPr>
                                      <w:t>id you say __</w:t>
                                    </w:r>
                                    <w:r w:rsidRPr="00974317">
                                      <w:rPr>
                                        <w:rFonts w:ascii="Mark Pro" w:hAnsi="Mark Pro"/>
                                        <w:i/>
                                        <w:iCs/>
                                        <w:color w:val="767171" w:themeColor="background2" w:themeShade="80"/>
                                        <w:kern w:val="24"/>
                                        <w:sz w:val="18"/>
                                        <w:szCs w:val="18"/>
                                      </w:rPr>
                                      <w:t>speech result</w:t>
                                    </w:r>
                                    <w:r w:rsidRPr="00974317">
                                      <w:rPr>
                                        <w:rFonts w:ascii="Mark Pro" w:hAnsi="Mark Pro"/>
                                        <w:color w:val="767171" w:themeColor="background2" w:themeShade="80"/>
                                        <w:kern w:val="24"/>
                                        <w:sz w:val="18"/>
                                        <w:szCs w:val="18"/>
                                      </w:rPr>
                                      <w:t>__?”</w:t>
                                    </w: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08E68187" id="_x0000_s1039" style="position:absolute;margin-left:149.9pt;margin-top:17.5pt;width:186.75pt;height:37.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" fillcolor="white [3201]" strokecolor="#a5a5a5 [3206]" strokeweight="1pt">
                        <v:textbox>
                          <w:txbxContent>
                            <w:p w14:paraId="1C53E6EA"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asks:</w:t>
                              </w:r>
                            </w:p>
                            <w:p w14:paraId="59CE5CBF"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w:t>
                              </w:r>
                              <w:r>
                                <w:rPr>
                                  <w:rFonts w:ascii="Mark Pro" w:hAnsi="Mark Pro"/>
                                  <w:color w:val="767171" w:themeColor="background2" w:themeShade="80"/>
                                  <w:kern w:val="24"/>
                                  <w:sz w:val="18"/>
                                  <w:szCs w:val="18"/>
                                </w:rPr>
                                <w:t>D</w:t>
                              </w:r>
                              <w:r w:rsidRPr="00974317">
                                <w:rPr>
                                  <w:rFonts w:ascii="Mark Pro" w:hAnsi="Mark Pro"/>
                                  <w:color w:val="767171" w:themeColor="background2" w:themeShade="80"/>
                                  <w:kern w:val="24"/>
                                  <w:sz w:val="18"/>
                                  <w:szCs w:val="18"/>
                                </w:rPr>
                                <w:t>id you say __</w:t>
                              </w:r>
                              <w:r w:rsidRPr="00974317">
                                <w:rPr>
                                  <w:rFonts w:ascii="Mark Pro" w:hAnsi="Mark Pro"/>
                                  <w:i/>
                                  <w:iCs/>
                                  <w:color w:val="767171" w:themeColor="background2" w:themeShade="80"/>
                                  <w:kern w:val="24"/>
                                  <w:sz w:val="18"/>
                                  <w:szCs w:val="18"/>
                                </w:rPr>
                                <w:t>speech result</w:t>
                              </w:r>
                              <w:r w:rsidRPr="00974317">
                                <w:rPr>
                                  <w:rFonts w:ascii="Mark Pro" w:hAnsi="Mark Pro"/>
                                  <w:color w:val="767171" w:themeColor="background2" w:themeShade="80"/>
                                  <w:kern w:val="24"/>
                                  <w:sz w:val="18"/>
                                  <w:szCs w:val="18"/>
                                </w:rPr>
                                <w:t>__?”</w:t>
                              </w:r>
                            </w:p>
                          </w:txbxContent>
                        </v:textbox>
                      </v:rect>
                    </w:pict>
                  </mc:Fallback>
                </mc:AlternateContent>
              </w:r>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46" behindDoc="0" locked="0" layoutInCell="1" allowOverlap="1" wp14:anchorId="1517F584" wp14:editId="7096711B">
                        <wp:simplePos x="0" y="0"/>
                        <wp:positionH relativeFrom="column">
                          <wp:posOffset>1906270</wp:posOffset>
                        </wp:positionH>
                        <wp:positionV relativeFrom="paragraph">
                          <wp:posOffset>1469390</wp:posOffset>
                        </wp:positionV>
                        <wp:extent cx="2371725" cy="481965"/>
                        <wp:effectExtent l="0" t="0" r="28575" b="13335"/>
                        <wp:wrapNone/>
                        <wp:docPr id="13" name="Rectangle 12">
                          <a:extLst xmlns:a="http://schemas.openxmlformats.org/drawingml/2006/main">
                            <a:ext uri="{FF2B5EF4-FFF2-40B4-BE49-F238E27FC236}">
                              <a16:creationId xmlns:a16="http://schemas.microsoft.com/office/drawing/2014/main" id="{8BD21D98-285E-4F5E-8C49-2DB09BCA7314}"/>
                            </a:ext>
                          </a:extLst>
                        </wp:docPr>
                        <wp:cNvGraphicFramePr/>
                        <a:graphic xmlns:a="http://schemas.openxmlformats.org/drawingml/2006/main">
                          <a:graphicData uri="http://schemas.microsoft.com/office/word/2010/wordprocessingShape">
                            <wps:wsp>
                              <wps:cNvSpPr/>
                              <wps:spPr>
                                <a:xfrm>
                                  <a:off x="0" y="0"/>
                                  <a:ext cx="2371725" cy="481965"/>
                                </a:xfrm>
                                <a:prstGeom prst="rect">
                                  <a:avLst/>
                                </a:prstGeom>
                              </wps:spPr>
                              <wps:style>
                                <a:lnRef idx="2">
                                  <a:schemeClr val="accent3"/>
                                </a:lnRef>
                                <a:fillRef idx="1">
                                  <a:schemeClr val="lt1"/>
                                </a:fillRef>
                                <a:effectRef idx="0">
                                  <a:schemeClr val="accent3"/>
                                </a:effectRef>
                                <a:fontRef idx="minor">
                                  <a:schemeClr val="dk1"/>
                                </a:fontRef>
                              </wps:style>
                              <wps:txbx>
                                <w:txbxContent>
                                  <w:p w14:paraId="25EB8742"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records and recognizes voice for 3 seconds</w:t>
                                    </w: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1517F584" id="_x0000_s1040" style="position:absolute;margin-left:150.1pt;margin-top:115.7pt;width:186.75pt;height:37.9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" fillcolor="white [3201]" strokecolor="#a5a5a5 [3206]" strokeweight="1pt">
                        <v:textbox>
                          <w:txbxContent>
                            <w:p w14:paraId="25EB8742"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records and recognizes voice for 3 seconds</w:t>
                              </w:r>
                            </w:p>
                          </w:txbxContent>
                        </v:textbox>
                      </v:rect>
                    </w:pict>
                  </mc:Fallback>
                </mc:AlternateContent>
              </w:r>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56" behindDoc="0" locked="0" layoutInCell="1" allowOverlap="1" wp14:anchorId="2B88636E" wp14:editId="092BCE4F">
                        <wp:simplePos x="0" y="0"/>
                        <wp:positionH relativeFrom="column">
                          <wp:posOffset>3093720</wp:posOffset>
                        </wp:positionH>
                        <wp:positionV relativeFrom="paragraph">
                          <wp:posOffset>1954530</wp:posOffset>
                        </wp:positionV>
                        <wp:extent cx="0" cy="134620"/>
                        <wp:effectExtent l="76200" t="0" r="57150" b="55880"/>
                        <wp:wrapNone/>
                        <wp:docPr id="1441396234"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3462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90EFB0" id="Straight Arrow Connector 47" o:spid="_x0000_s1026" type="#_x0000_t32" style="position:absolute;margin-left:243.6pt;margin-top:153.9pt;width:0;height:10.6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" strokecolor="#a5a5a5 [3206]" strokeweight="1pt">
                        <v:stroke endarrow="block" joinstyle="miter"/>
                        <o:lock v:ext="edit" shapetype="f"/>
                      </v:shape>
                    </w:pict>
                  </mc:Fallback>
                </mc:AlternateContent>
              </w:r>
            </w:del>
          </w:p>
          <w:p w14:paraId="0E3C031F" w14:textId="4C94CD00" w:rsidR="00E90CEA" w:rsidRPr="00297C71" w:rsidDel="00B13FEC" w:rsidRDefault="00E90CEA" w:rsidP="005E1A02">
            <w:pPr>
              <w:spacing w:line="360" w:lineRule="auto"/>
              <w:rPr>
                <w:del w:id="689" w:author="Sergio Castellanos Arciniega" w:date="2021-06-22T12:34:00Z"/>
                <w:rFonts w:ascii="Mark Pro" w:eastAsia="思源黑体" w:hAnsi="Mark Pro"/>
                <w:color w:val="595959" w:themeColor="text1" w:themeTint="A6"/>
                <w:kern w:val="28"/>
                <w:lang w:val="en-GB"/>
              </w:rPr>
            </w:pPr>
          </w:p>
          <w:p w14:paraId="2F5074E9" w14:textId="213081E2" w:rsidR="00E90CEA" w:rsidRPr="00297C71" w:rsidDel="00B13FEC" w:rsidRDefault="00FF59AB" w:rsidP="005E1A02">
            <w:pPr>
              <w:spacing w:line="360" w:lineRule="auto"/>
              <w:rPr>
                <w:del w:id="690" w:author="Sergio Castellanos Arciniega" w:date="2021-06-22T12:34:00Z"/>
                <w:rFonts w:ascii="Mark Pro" w:eastAsia="思源黑体" w:hAnsi="Mark Pro"/>
                <w:color w:val="595959" w:themeColor="text1" w:themeTint="A6"/>
                <w:kern w:val="28"/>
                <w:lang w:val="en-GB"/>
              </w:rPr>
            </w:pPr>
            <w:del w:id="691" w:author="Sergio Castellanos Arciniega" w:date="2021-06-22T12:34:00Z">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53" behindDoc="0" locked="0" layoutInCell="1" allowOverlap="1" wp14:anchorId="27BB10FE" wp14:editId="443908BB">
                        <wp:simplePos x="0" y="0"/>
                        <wp:positionH relativeFrom="column">
                          <wp:posOffset>3080537</wp:posOffset>
                        </wp:positionH>
                        <wp:positionV relativeFrom="paragraph">
                          <wp:posOffset>194945</wp:posOffset>
                        </wp:positionV>
                        <wp:extent cx="2848" cy="147996"/>
                        <wp:effectExtent l="76200" t="0" r="73660" b="61595"/>
                        <wp:wrapNone/>
                        <wp:docPr id="47" name="Straight Arrow Connector 46">
                          <a:extLst xmlns:a="http://schemas.openxmlformats.org/drawingml/2006/main">
                            <a:ext uri="{FF2B5EF4-FFF2-40B4-BE49-F238E27FC236}">
                              <a16:creationId xmlns:a16="http://schemas.microsoft.com/office/drawing/2014/main" id="{FD1FA48B-E302-4B9B-A856-99076F348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848" cy="147996"/>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CA413E" id="Straight Arrow Connector 46" o:spid="_x0000_s1026" type="#_x0000_t32" style="position:absolute;margin-left:242.55pt;margin-top:15.35pt;width:.2pt;height:11.65pt;flip:x;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" strokecolor="#a5a5a5 [3206]" strokeweight="1pt">
                        <v:stroke endarrow="block" joinstyle="miter"/>
                        <o:lock v:ext="edit" shapetype="f"/>
                      </v:shape>
                    </w:pict>
                  </mc:Fallback>
                </mc:AlternateContent>
              </w:r>
            </w:del>
          </w:p>
          <w:p w14:paraId="3CA1CE69" w14:textId="6AB84F1F" w:rsidR="00E90CEA" w:rsidRPr="00297C71" w:rsidDel="00B13FEC" w:rsidRDefault="00FF59AB" w:rsidP="005E1A02">
            <w:pPr>
              <w:spacing w:line="360" w:lineRule="auto"/>
              <w:rPr>
                <w:del w:id="692" w:author="Sergio Castellanos Arciniega" w:date="2021-06-22T12:34:00Z"/>
                <w:rFonts w:ascii="Mark Pro" w:eastAsia="思源黑体" w:hAnsi="Mark Pro"/>
                <w:color w:val="595959" w:themeColor="text1" w:themeTint="A6"/>
                <w:kern w:val="28"/>
                <w:lang w:val="en-GB"/>
              </w:rPr>
            </w:pPr>
            <w:del w:id="693" w:author="Sergio Castellanos Arciniega" w:date="2021-06-22T12:34:00Z">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45" behindDoc="0" locked="0" layoutInCell="1" allowOverlap="1" wp14:anchorId="431959B0" wp14:editId="308D08EB">
                        <wp:simplePos x="0" y="0"/>
                        <wp:positionH relativeFrom="column">
                          <wp:posOffset>1905152</wp:posOffset>
                        </wp:positionH>
                        <wp:positionV relativeFrom="paragraph">
                          <wp:posOffset>87630</wp:posOffset>
                        </wp:positionV>
                        <wp:extent cx="2371725" cy="481965"/>
                        <wp:effectExtent l="0" t="0" r="28575" b="13335"/>
                        <wp:wrapNone/>
                        <wp:docPr id="1441396226" name="Rectangle 9"/>
                        <wp:cNvGraphicFramePr/>
                        <a:graphic xmlns:a="http://schemas.openxmlformats.org/drawingml/2006/main">
                          <a:graphicData uri="http://schemas.microsoft.com/office/word/2010/wordprocessingShape">
                            <wps:wsp>
                              <wps:cNvSpPr/>
                              <wps:spPr>
                                <a:xfrm>
                                  <a:off x="0" y="0"/>
                                  <a:ext cx="2371725" cy="481965"/>
                                </a:xfrm>
                                <a:prstGeom prst="rect">
                                  <a:avLst/>
                                </a:prstGeom>
                              </wps:spPr>
                              <wps:style>
                                <a:lnRef idx="2">
                                  <a:schemeClr val="accent3"/>
                                </a:lnRef>
                                <a:fillRef idx="1">
                                  <a:schemeClr val="lt1"/>
                                </a:fillRef>
                                <a:effectRef idx="0">
                                  <a:schemeClr val="accent3"/>
                                </a:effectRef>
                                <a:fontRef idx="minor">
                                  <a:schemeClr val="dk1"/>
                                </a:fontRef>
                              </wps:style>
                              <wps:txbx>
                                <w:txbxContent>
                                  <w:p w14:paraId="5CC8FF00"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shows speech result on CyberPi screen</w:t>
                                    </w: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431959B0" id="_x0000_s1041" style="position:absolute;margin-left:150pt;margin-top:6.9pt;width:186.75pt;height:37.9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" fillcolor="white [3201]" strokecolor="#a5a5a5 [3206]" strokeweight="1pt">
                        <v:textbox>
                          <w:txbxContent>
                            <w:p w14:paraId="5CC8FF00"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shows speech result on CyberPi screen</w:t>
                              </w:r>
                            </w:p>
                          </w:txbxContent>
                        </v:textbox>
                      </v:rect>
                    </w:pict>
                  </mc:Fallback>
                </mc:AlternateContent>
              </w:r>
            </w:del>
          </w:p>
          <w:p w14:paraId="26785BBA" w14:textId="3BC051CC" w:rsidR="00E90CEA" w:rsidRPr="00297C71" w:rsidDel="00B13FEC" w:rsidRDefault="00E90CEA" w:rsidP="005E1A02">
            <w:pPr>
              <w:spacing w:line="360" w:lineRule="auto"/>
              <w:rPr>
                <w:del w:id="694" w:author="Sergio Castellanos Arciniega" w:date="2021-06-22T12:34:00Z"/>
                <w:rFonts w:ascii="Mark Pro" w:eastAsia="思源黑体" w:hAnsi="Mark Pro"/>
                <w:color w:val="595959" w:themeColor="text1" w:themeTint="A6"/>
                <w:kern w:val="28"/>
                <w:lang w:val="en-GB"/>
              </w:rPr>
            </w:pPr>
          </w:p>
          <w:p w14:paraId="7263B048" w14:textId="4E13E9E2" w:rsidR="00E90CEA" w:rsidRPr="00297C71" w:rsidDel="00B13FEC" w:rsidRDefault="0018663B" w:rsidP="005E1A02">
            <w:pPr>
              <w:spacing w:line="360" w:lineRule="auto"/>
              <w:rPr>
                <w:del w:id="695" w:author="Sergio Castellanos Arciniega" w:date="2021-06-22T12:34:00Z"/>
                <w:rFonts w:ascii="Mark Pro" w:eastAsia="思源黑体" w:hAnsi="Mark Pro"/>
                <w:color w:val="595959" w:themeColor="text1" w:themeTint="A6"/>
                <w:kern w:val="28"/>
                <w:lang w:val="en-GB"/>
              </w:rPr>
            </w:pPr>
            <w:del w:id="696" w:author="Sergio Castellanos Arciniega" w:date="2021-06-22T12:34:00Z">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55" behindDoc="0" locked="0" layoutInCell="1" allowOverlap="1" wp14:anchorId="0FE38D82" wp14:editId="51CE9425">
                        <wp:simplePos x="0" y="0"/>
                        <wp:positionH relativeFrom="column">
                          <wp:posOffset>3077997</wp:posOffset>
                        </wp:positionH>
                        <wp:positionV relativeFrom="paragraph">
                          <wp:posOffset>59690</wp:posOffset>
                        </wp:positionV>
                        <wp:extent cx="0" cy="134782"/>
                        <wp:effectExtent l="76200" t="0" r="57150" b="55880"/>
                        <wp:wrapNone/>
                        <wp:docPr id="48" name="Straight Arrow Connector 47">
                          <a:extLst xmlns:a="http://schemas.openxmlformats.org/drawingml/2006/main">
                            <a:ext uri="{FF2B5EF4-FFF2-40B4-BE49-F238E27FC236}">
                              <a16:creationId xmlns:a16="http://schemas.microsoft.com/office/drawing/2014/main" id="{C5588DE1-E34B-42DD-B00D-1A05330D0EA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34782"/>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21C86" id="Straight Arrow Connector 47" o:spid="_x0000_s1026" type="#_x0000_t32" style="position:absolute;margin-left:242.35pt;margin-top:4.7pt;width:0;height:10.6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" strokecolor="#a5a5a5 [3206]" strokeweight="1pt">
                        <v:stroke endarrow="block" joinstyle="miter"/>
                        <o:lock v:ext="edit" shapetype="f"/>
                      </v:shape>
                    </w:pict>
                  </mc:Fallback>
                </mc:AlternateContent>
              </w:r>
            </w:del>
          </w:p>
          <w:p w14:paraId="756E9F75" w14:textId="6D005525" w:rsidR="00E90CEA" w:rsidRPr="00297C71" w:rsidDel="00B13FEC" w:rsidRDefault="00E90CEA" w:rsidP="005E1A02">
            <w:pPr>
              <w:spacing w:line="360" w:lineRule="auto"/>
              <w:rPr>
                <w:del w:id="697" w:author="Sergio Castellanos Arciniega" w:date="2021-06-22T12:34:00Z"/>
                <w:rFonts w:ascii="Mark Pro" w:eastAsia="思源黑体" w:hAnsi="Mark Pro"/>
                <w:color w:val="595959" w:themeColor="text1" w:themeTint="A6"/>
                <w:kern w:val="28"/>
                <w:lang w:val="en-GB"/>
              </w:rPr>
            </w:pPr>
          </w:p>
          <w:p w14:paraId="2FE83B86" w14:textId="122D1265" w:rsidR="00E90CEA" w:rsidRPr="00297C71" w:rsidDel="00B13FEC" w:rsidRDefault="004815B5" w:rsidP="005E1A02">
            <w:pPr>
              <w:spacing w:line="360" w:lineRule="auto"/>
              <w:rPr>
                <w:del w:id="698" w:author="Sergio Castellanos Arciniega" w:date="2021-06-22T12:34:00Z"/>
                <w:rFonts w:ascii="Mark Pro" w:eastAsia="思源黑体" w:hAnsi="Mark Pro"/>
                <w:color w:val="595959" w:themeColor="text1" w:themeTint="A6"/>
                <w:kern w:val="28"/>
                <w:lang w:val="en-GB"/>
              </w:rPr>
            </w:pPr>
            <w:del w:id="699" w:author="Sergio Castellanos Arciniega" w:date="2021-06-22T12:34:00Z">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49" behindDoc="0" locked="0" layoutInCell="1" allowOverlap="1" wp14:anchorId="5C621752" wp14:editId="609433D1">
                        <wp:simplePos x="0" y="0"/>
                        <wp:positionH relativeFrom="column">
                          <wp:posOffset>4609490</wp:posOffset>
                        </wp:positionH>
                        <wp:positionV relativeFrom="paragraph">
                          <wp:posOffset>235102</wp:posOffset>
                        </wp:positionV>
                        <wp:extent cx="1375258" cy="584200"/>
                        <wp:effectExtent l="0" t="0" r="15875" b="25400"/>
                        <wp:wrapNone/>
                        <wp:docPr id="31" name="Rectangle 16"/>
                        <wp:cNvGraphicFramePr/>
                        <a:graphic xmlns:a="http://schemas.openxmlformats.org/drawingml/2006/main">
                          <a:graphicData uri="http://schemas.microsoft.com/office/word/2010/wordprocessingShape">
                            <wps:wsp>
                              <wps:cNvSpPr/>
                              <wps:spPr>
                                <a:xfrm>
                                  <a:off x="0" y="0"/>
                                  <a:ext cx="1375258" cy="5842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39383EB6"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says:</w:t>
                                    </w:r>
                                  </w:p>
                                  <w:p w14:paraId="3DCAA85B" w14:textId="7FBC5795"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 xml:space="preserve">“Sorry. </w:t>
                                    </w:r>
                                    <w:r w:rsidR="00110F0B">
                                      <w:rPr>
                                        <w:rFonts w:ascii="Mark Pro" w:hAnsi="Mark Pro"/>
                                        <w:color w:val="767171" w:themeColor="background2" w:themeShade="80"/>
                                        <w:kern w:val="24"/>
                                        <w:sz w:val="18"/>
                                        <w:szCs w:val="18"/>
                                      </w:rPr>
                                      <w:br/>
                                    </w:r>
                                    <w:r w:rsidRPr="00974317">
                                      <w:rPr>
                                        <w:rFonts w:ascii="Mark Pro" w:hAnsi="Mark Pro"/>
                                        <w:color w:val="767171" w:themeColor="background2" w:themeShade="80"/>
                                        <w:kern w:val="24"/>
                                        <w:sz w:val="18"/>
                                        <w:szCs w:val="18"/>
                                      </w:rPr>
                                      <w:t>Please repeat your order</w:t>
                                    </w:r>
                                    <w:r w:rsidR="0078461E">
                                      <w:rPr>
                                        <w:rFonts w:ascii="Mark Pro" w:hAnsi="Mark Pro"/>
                                        <w:color w:val="767171" w:themeColor="background2" w:themeShade="80"/>
                                        <w:kern w:val="24"/>
                                        <w:sz w:val="18"/>
                                        <w:szCs w:val="18"/>
                                      </w:rPr>
                                      <w:t>.</w:t>
                                    </w:r>
                                    <w:r w:rsidRPr="00974317">
                                      <w:rPr>
                                        <w:rFonts w:ascii="Mark Pro" w:hAnsi="Mark Pro"/>
                                        <w:color w:val="767171" w:themeColor="background2" w:themeShade="80"/>
                                        <w:kern w:val="24"/>
                                        <w:sz w:val="18"/>
                                        <w:szCs w:val="18"/>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C621752" id="_x0000_s1042" style="position:absolute;margin-left:362.95pt;margin-top:18.5pt;width:108.3pt;height:4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" fillcolor="white [3201]" strokecolor="#a5a5a5 [3206]" strokeweight="1pt">
                        <v:textbox>
                          <w:txbxContent>
                            <w:p w14:paraId="39383EB6"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says:</w:t>
                              </w:r>
                            </w:p>
                            <w:p w14:paraId="3DCAA85B" w14:textId="7FBC5795"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 xml:space="preserve">“Sorry. </w:t>
                              </w:r>
                              <w:r w:rsidR="00110F0B">
                                <w:rPr>
                                  <w:rFonts w:ascii="Mark Pro" w:hAnsi="Mark Pro"/>
                                  <w:color w:val="767171" w:themeColor="background2" w:themeShade="80"/>
                                  <w:kern w:val="24"/>
                                  <w:sz w:val="18"/>
                                  <w:szCs w:val="18"/>
                                </w:rPr>
                                <w:br/>
                              </w:r>
                              <w:r w:rsidRPr="00974317">
                                <w:rPr>
                                  <w:rFonts w:ascii="Mark Pro" w:hAnsi="Mark Pro"/>
                                  <w:color w:val="767171" w:themeColor="background2" w:themeShade="80"/>
                                  <w:kern w:val="24"/>
                                  <w:sz w:val="18"/>
                                  <w:szCs w:val="18"/>
                                </w:rPr>
                                <w:t>Please repeat your order</w:t>
                              </w:r>
                              <w:r w:rsidR="0078461E">
                                <w:rPr>
                                  <w:rFonts w:ascii="Mark Pro" w:hAnsi="Mark Pro"/>
                                  <w:color w:val="767171" w:themeColor="background2" w:themeShade="80"/>
                                  <w:kern w:val="24"/>
                                  <w:sz w:val="18"/>
                                  <w:szCs w:val="18"/>
                                </w:rPr>
                                <w:t>.</w:t>
                              </w:r>
                              <w:r w:rsidRPr="00974317">
                                <w:rPr>
                                  <w:rFonts w:ascii="Mark Pro" w:hAnsi="Mark Pro"/>
                                  <w:color w:val="767171" w:themeColor="background2" w:themeShade="80"/>
                                  <w:kern w:val="24"/>
                                  <w:sz w:val="18"/>
                                  <w:szCs w:val="18"/>
                                </w:rPr>
                                <w:t>”</w:t>
                              </w:r>
                            </w:p>
                          </w:txbxContent>
                        </v:textbox>
                      </v:rect>
                    </w:pict>
                  </mc:Fallback>
                </mc:AlternateContent>
              </w:r>
            </w:del>
          </w:p>
          <w:p w14:paraId="7B404C6F" w14:textId="7D78E583" w:rsidR="00E90CEA" w:rsidRPr="00297C71" w:rsidDel="00B13FEC" w:rsidRDefault="00B82D1F" w:rsidP="005E1A02">
            <w:pPr>
              <w:spacing w:line="360" w:lineRule="auto"/>
              <w:rPr>
                <w:del w:id="700" w:author="Sergio Castellanos Arciniega" w:date="2021-06-22T12:34:00Z"/>
                <w:rFonts w:ascii="Mark Pro" w:eastAsia="思源黑体" w:hAnsi="Mark Pro"/>
                <w:color w:val="595959" w:themeColor="text1" w:themeTint="A6"/>
                <w:kern w:val="28"/>
                <w:lang w:val="en-GB"/>
              </w:rPr>
            </w:pPr>
            <w:del w:id="701" w:author="Sergio Castellanos Arciniega" w:date="2021-06-22T12:34:00Z">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51" behindDoc="0" locked="0" layoutInCell="1" allowOverlap="1" wp14:anchorId="047A6C1D" wp14:editId="7D069076">
                        <wp:simplePos x="0" y="0"/>
                        <wp:positionH relativeFrom="column">
                          <wp:posOffset>3648710</wp:posOffset>
                        </wp:positionH>
                        <wp:positionV relativeFrom="paragraph">
                          <wp:posOffset>255803</wp:posOffset>
                        </wp:positionV>
                        <wp:extent cx="1295401" cy="246221"/>
                        <wp:effectExtent l="0" t="0" r="0" b="0"/>
                        <wp:wrapNone/>
                        <wp:docPr id="25" name="TextBox 24">
                          <a:extLst xmlns:a="http://schemas.openxmlformats.org/drawingml/2006/main">
                            <a:ext uri="{FF2B5EF4-FFF2-40B4-BE49-F238E27FC236}">
                              <a16:creationId xmlns:a16="http://schemas.microsoft.com/office/drawing/2014/main" id="{1A74D547-FA21-428B-B403-2EE2B5D92666}"/>
                            </a:ext>
                          </a:extLst>
                        </wp:docPr>
                        <wp:cNvGraphicFramePr/>
                        <a:graphic xmlns:a="http://schemas.openxmlformats.org/drawingml/2006/main">
                          <a:graphicData uri="http://schemas.microsoft.com/office/word/2010/wordprocessingShape">
                            <wps:wsp>
                              <wps:cNvSpPr txBox="1"/>
                              <wps:spPr>
                                <a:xfrm>
                                  <a:off x="0" y="0"/>
                                  <a:ext cx="1295401" cy="246221"/>
                                </a:xfrm>
                                <a:prstGeom prst="rect">
                                  <a:avLst/>
                                </a:prstGeom>
                                <a:noFill/>
                              </wps:spPr>
                              <wps:txbx>
                                <w:txbxContent>
                                  <w:p w14:paraId="50F32FFC" w14:textId="77777777" w:rsidR="00E90CEA" w:rsidRPr="00B30CFE" w:rsidRDefault="00E90CEA" w:rsidP="00E90CEA">
                                    <w:pPr>
                                      <w:jc w:val="center"/>
                                      <w:rPr>
                                        <w:rFonts w:ascii="Mark Pro" w:hAnsi="Mark Pro"/>
                                        <w:b/>
                                        <w:bCs/>
                                        <w:color w:val="767171" w:themeColor="background2" w:themeShade="80"/>
                                        <w:kern w:val="24"/>
                                        <w:sz w:val="16"/>
                                        <w:szCs w:val="16"/>
                                      </w:rPr>
                                    </w:pPr>
                                    <w:r w:rsidRPr="00B30CFE">
                                      <w:rPr>
                                        <w:rFonts w:ascii="Mark Pro" w:hAnsi="Mark Pro"/>
                                        <w:b/>
                                        <w:bCs/>
                                        <w:color w:val="767171" w:themeColor="background2" w:themeShade="80"/>
                                        <w:kern w:val="24"/>
                                        <w:sz w:val="16"/>
                                        <w:szCs w:val="16"/>
                                      </w:rPr>
                                      <w:t xml:space="preserve">Other </w:t>
                                    </w:r>
                                  </w:p>
                                </w:txbxContent>
                              </wps:txbx>
                              <wps:bodyPr wrap="square" rtlCol="0">
                                <a:spAutoFit/>
                              </wps:bodyPr>
                            </wps:wsp>
                          </a:graphicData>
                        </a:graphic>
                      </wp:anchor>
                    </w:drawing>
                  </mc:Choice>
                  <mc:Fallback>
                    <w:pict>
                      <v:shape w14:anchorId="047A6C1D" id="_x0000_s1043" type="#_x0000_t202" style="position:absolute;margin-left:287.3pt;margin-top:20.15pt;width:102pt;height:19.4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" filled="f" stroked="f">
                        <v:textbox style="mso-fit-shape-to-text:t">
                          <w:txbxContent>
                            <w:p w14:paraId="50F32FFC" w14:textId="77777777" w:rsidR="00E90CEA" w:rsidRPr="00B30CFE" w:rsidRDefault="00E90CEA" w:rsidP="00E90CEA">
                              <w:pPr>
                                <w:jc w:val="center"/>
                                <w:rPr>
                                  <w:rFonts w:ascii="Mark Pro" w:hAnsi="Mark Pro"/>
                                  <w:b/>
                                  <w:bCs/>
                                  <w:color w:val="767171" w:themeColor="background2" w:themeShade="80"/>
                                  <w:kern w:val="24"/>
                                  <w:sz w:val="16"/>
                                  <w:szCs w:val="16"/>
                                </w:rPr>
                              </w:pPr>
                              <w:r w:rsidRPr="00B30CFE">
                                <w:rPr>
                                  <w:rFonts w:ascii="Mark Pro" w:hAnsi="Mark Pro"/>
                                  <w:b/>
                                  <w:bCs/>
                                  <w:color w:val="767171" w:themeColor="background2" w:themeShade="80"/>
                                  <w:kern w:val="24"/>
                                  <w:sz w:val="16"/>
                                  <w:szCs w:val="16"/>
                                </w:rPr>
                                <w:t xml:space="preserve">Other </w:t>
                              </w:r>
                            </w:p>
                          </w:txbxContent>
                        </v:textbox>
                      </v:shape>
                    </w:pict>
                  </mc:Fallback>
                </mc:AlternateContent>
              </w:r>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57" behindDoc="0" locked="0" layoutInCell="1" allowOverlap="1" wp14:anchorId="5BDF933A" wp14:editId="2DD05EA4">
                        <wp:simplePos x="0" y="0"/>
                        <wp:positionH relativeFrom="column">
                          <wp:posOffset>4079163</wp:posOffset>
                        </wp:positionH>
                        <wp:positionV relativeFrom="paragraph">
                          <wp:posOffset>282829</wp:posOffset>
                        </wp:positionV>
                        <wp:extent cx="488671" cy="280"/>
                        <wp:effectExtent l="0" t="76200" r="26035" b="95250"/>
                        <wp:wrapNone/>
                        <wp:docPr id="1441396235" name="Gerade Verbindung mit Pfeil 1441396235"/>
                        <wp:cNvGraphicFramePr/>
                        <a:graphic xmlns:a="http://schemas.openxmlformats.org/drawingml/2006/main">
                          <a:graphicData uri="http://schemas.microsoft.com/office/word/2010/wordprocessingShape">
                            <wps:wsp>
                              <wps:cNvCnPr/>
                              <wps:spPr>
                                <a:xfrm>
                                  <a:off x="0" y="0"/>
                                  <a:ext cx="488671" cy="28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3CF069" id="Gerade Verbindung mit Pfeil 1441396235" o:spid="_x0000_s1026" type="#_x0000_t32" style="position:absolute;margin-left:321.2pt;margin-top:22.25pt;width:38.5pt;height:0;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" strokecolor="#a5a5a5 [3206]" strokeweight="1pt">
                        <v:stroke endarrow="block" joinstyle="miter"/>
                      </v:shape>
                    </w:pict>
                  </mc:Fallback>
                </mc:AlternateContent>
              </w:r>
              <w:r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58" behindDoc="0" locked="0" layoutInCell="1" allowOverlap="1" wp14:anchorId="665D558F" wp14:editId="611C3F83">
                        <wp:simplePos x="0" y="0"/>
                        <wp:positionH relativeFrom="column">
                          <wp:posOffset>1632585</wp:posOffset>
                        </wp:positionH>
                        <wp:positionV relativeFrom="paragraph">
                          <wp:posOffset>282829</wp:posOffset>
                        </wp:positionV>
                        <wp:extent cx="410565" cy="0"/>
                        <wp:effectExtent l="38100" t="76200" r="0" b="95250"/>
                        <wp:wrapNone/>
                        <wp:docPr id="1441396236" name="Gerade Verbindung mit Pfeil 1441396236"/>
                        <wp:cNvGraphicFramePr/>
                        <a:graphic xmlns:a="http://schemas.openxmlformats.org/drawingml/2006/main">
                          <a:graphicData uri="http://schemas.microsoft.com/office/word/2010/wordprocessingShape">
                            <wps:wsp>
                              <wps:cNvCnPr/>
                              <wps:spPr>
                                <a:xfrm flipH="1">
                                  <a:off x="0" y="0"/>
                                  <a:ext cx="410565" cy="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1CBE5A4C" id="Gerade Verbindung mit Pfeil 1441396236" o:spid="_x0000_s1026" type="#_x0000_t32" style="position:absolute;margin-left:128.55pt;margin-top:22.25pt;width:32.35pt;height:0;flip:x;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" strokecolor="#a5a5a5 [3206]" strokeweight="1pt">
                        <v:stroke endarrow="block" joinstyle="miter"/>
                      </v:shape>
                    </w:pict>
                  </mc:Fallback>
                </mc:AlternateContent>
              </w:r>
              <w:r w:rsidR="00B30CFE"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50" behindDoc="0" locked="0" layoutInCell="1" allowOverlap="1" wp14:anchorId="41109C2A" wp14:editId="3111559D">
                        <wp:simplePos x="0" y="0"/>
                        <wp:positionH relativeFrom="column">
                          <wp:posOffset>1520825</wp:posOffset>
                        </wp:positionH>
                        <wp:positionV relativeFrom="paragraph">
                          <wp:posOffset>42114</wp:posOffset>
                        </wp:positionV>
                        <wp:extent cx="738835" cy="245745"/>
                        <wp:effectExtent l="0" t="0" r="0" b="0"/>
                        <wp:wrapNone/>
                        <wp:docPr id="1441396227" name="TextBox 23"/>
                        <wp:cNvGraphicFramePr/>
                        <a:graphic xmlns:a="http://schemas.openxmlformats.org/drawingml/2006/main">
                          <a:graphicData uri="http://schemas.microsoft.com/office/word/2010/wordprocessingShape">
                            <wps:wsp>
                              <wps:cNvSpPr txBox="1"/>
                              <wps:spPr>
                                <a:xfrm>
                                  <a:off x="0" y="0"/>
                                  <a:ext cx="738835" cy="245745"/>
                                </a:xfrm>
                                <a:prstGeom prst="rect">
                                  <a:avLst/>
                                </a:prstGeom>
                                <a:noFill/>
                              </wps:spPr>
                              <wps:txbx>
                                <w:txbxContent>
                                  <w:p w14:paraId="2E88CB7C" w14:textId="63830A10" w:rsidR="00E90CEA" w:rsidRPr="00B30CFE" w:rsidRDefault="00046C92" w:rsidP="00E90CEA">
                                    <w:pPr>
                                      <w:jc w:val="center"/>
                                      <w:rPr>
                                        <w:rFonts w:ascii="Mark Pro" w:hAnsi="Mark Pro"/>
                                        <w:b/>
                                        <w:bCs/>
                                        <w:color w:val="767171" w:themeColor="background2" w:themeShade="80"/>
                                        <w:kern w:val="24"/>
                                        <w:sz w:val="16"/>
                                        <w:szCs w:val="16"/>
                                      </w:rPr>
                                    </w:pPr>
                                    <w:r w:rsidRPr="00B30CFE">
                                      <w:rPr>
                                        <w:rFonts w:ascii="Mark Pro" w:hAnsi="Mark Pro"/>
                                        <w:b/>
                                        <w:bCs/>
                                        <w:color w:val="767171" w:themeColor="background2" w:themeShade="80"/>
                                        <w:kern w:val="24"/>
                                        <w:sz w:val="16"/>
                                        <w:szCs w:val="16"/>
                                      </w:rPr>
                                      <w:t xml:space="preserve">Contains </w:t>
                                    </w:r>
                                    <w:r w:rsidRPr="00B30CFE">
                                      <w:rPr>
                                        <w:rFonts w:ascii="Mark Pro" w:hAnsi="Mark Pro"/>
                                        <w:b/>
                                        <w:bCs/>
                                        <w:color w:val="767171" w:themeColor="background2" w:themeShade="80"/>
                                        <w:kern w:val="24"/>
                                        <w:sz w:val="16"/>
                                        <w:szCs w:val="16"/>
                                      </w:rPr>
                                      <w:br/>
                                    </w:r>
                                    <w:r w:rsidRPr="00B30CFE">
                                      <w:rPr>
                                        <w:rFonts w:ascii="Mark Pro" w:hAnsi="Mark Pro"/>
                                        <w:b/>
                                        <w:bCs/>
                                        <w:color w:val="767171" w:themeColor="background2" w:themeShade="80"/>
                                        <w:kern w:val="24"/>
                                        <w:sz w:val="16"/>
                                        <w:szCs w:val="16"/>
                                      </w:rPr>
                                      <w:br/>
                                    </w:r>
                                    <w:r w:rsidR="00E90CEA" w:rsidRPr="00B30CFE">
                                      <w:rPr>
                                        <w:rFonts w:ascii="Mark Pro" w:hAnsi="Mark Pro"/>
                                        <w:b/>
                                        <w:bCs/>
                                        <w:color w:val="767171" w:themeColor="background2" w:themeShade="80"/>
                                        <w:kern w:val="24"/>
                                        <w:sz w:val="16"/>
                                        <w:szCs w:val="16"/>
                                      </w:rPr>
                                      <w:t>“Yes”</w:t>
                                    </w:r>
                                  </w:p>
                                </w:txbxContent>
                              </wps:txbx>
                              <wps:bodyPr wrap="square" rtlCol="0">
                                <a:spAutoFit/>
                              </wps:bodyPr>
                            </wps:wsp>
                          </a:graphicData>
                        </a:graphic>
                        <wp14:sizeRelH relativeFrom="margin">
                          <wp14:pctWidth>0</wp14:pctWidth>
                        </wp14:sizeRelH>
                      </wp:anchor>
                    </w:drawing>
                  </mc:Choice>
                  <mc:Fallback>
                    <w:pict>
                      <v:shape w14:anchorId="41109C2A" id="_x0000_s1044" type="#_x0000_t202" style="position:absolute;margin-left:119.75pt;margin-top:3.3pt;width:58.2pt;height:19.35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" filled="f" stroked="f">
                        <v:textbox style="mso-fit-shape-to-text:t">
                          <w:txbxContent>
                            <w:p w14:paraId="2E88CB7C" w14:textId="63830A10" w:rsidR="00E90CEA" w:rsidRPr="00B30CFE" w:rsidRDefault="00046C92" w:rsidP="00E90CEA">
                              <w:pPr>
                                <w:jc w:val="center"/>
                                <w:rPr>
                                  <w:rFonts w:ascii="Mark Pro" w:hAnsi="Mark Pro"/>
                                  <w:b/>
                                  <w:bCs/>
                                  <w:color w:val="767171" w:themeColor="background2" w:themeShade="80"/>
                                  <w:kern w:val="24"/>
                                  <w:sz w:val="16"/>
                                  <w:szCs w:val="16"/>
                                </w:rPr>
                              </w:pPr>
                              <w:r w:rsidRPr="00B30CFE">
                                <w:rPr>
                                  <w:rFonts w:ascii="Mark Pro" w:hAnsi="Mark Pro"/>
                                  <w:b/>
                                  <w:bCs/>
                                  <w:color w:val="767171" w:themeColor="background2" w:themeShade="80"/>
                                  <w:kern w:val="24"/>
                                  <w:sz w:val="16"/>
                                  <w:szCs w:val="16"/>
                                </w:rPr>
                                <w:t xml:space="preserve">Contains </w:t>
                              </w:r>
                              <w:r w:rsidRPr="00B30CFE">
                                <w:rPr>
                                  <w:rFonts w:ascii="Mark Pro" w:hAnsi="Mark Pro"/>
                                  <w:b/>
                                  <w:bCs/>
                                  <w:color w:val="767171" w:themeColor="background2" w:themeShade="80"/>
                                  <w:kern w:val="24"/>
                                  <w:sz w:val="16"/>
                                  <w:szCs w:val="16"/>
                                </w:rPr>
                                <w:br/>
                              </w:r>
                              <w:r w:rsidRPr="00B30CFE">
                                <w:rPr>
                                  <w:rFonts w:ascii="Mark Pro" w:hAnsi="Mark Pro"/>
                                  <w:b/>
                                  <w:bCs/>
                                  <w:color w:val="767171" w:themeColor="background2" w:themeShade="80"/>
                                  <w:kern w:val="24"/>
                                  <w:sz w:val="16"/>
                                  <w:szCs w:val="16"/>
                                </w:rPr>
                                <w:br/>
                              </w:r>
                              <w:r w:rsidR="00E90CEA" w:rsidRPr="00B30CFE">
                                <w:rPr>
                                  <w:rFonts w:ascii="Mark Pro" w:hAnsi="Mark Pro"/>
                                  <w:b/>
                                  <w:bCs/>
                                  <w:color w:val="767171" w:themeColor="background2" w:themeShade="80"/>
                                  <w:kern w:val="24"/>
                                  <w:sz w:val="16"/>
                                  <w:szCs w:val="16"/>
                                </w:rPr>
                                <w:t>“Yes”</w:t>
                              </w:r>
                            </w:p>
                          </w:txbxContent>
                        </v:textbox>
                      </v:shape>
                    </w:pict>
                  </mc:Fallback>
                </mc:AlternateContent>
              </w:r>
              <w:r w:rsidR="00110F0B"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48" behindDoc="0" locked="0" layoutInCell="1" allowOverlap="1" wp14:anchorId="2BE1D582" wp14:editId="50135871">
                        <wp:simplePos x="0" y="0"/>
                        <wp:positionH relativeFrom="margin">
                          <wp:posOffset>44806</wp:posOffset>
                        </wp:positionH>
                        <wp:positionV relativeFrom="paragraph">
                          <wp:posOffset>15240</wp:posOffset>
                        </wp:positionV>
                        <wp:extent cx="1491742" cy="584200"/>
                        <wp:effectExtent l="0" t="0" r="13335" b="25400"/>
                        <wp:wrapNone/>
                        <wp:docPr id="16" name="Rectangle 15">
                          <a:extLst xmlns:a="http://schemas.openxmlformats.org/drawingml/2006/main">
                            <a:ext uri="{FF2B5EF4-FFF2-40B4-BE49-F238E27FC236}">
                              <a16:creationId xmlns:a16="http://schemas.microsoft.com/office/drawing/2014/main" id="{2BE15D7F-BB27-40A9-92C4-D2EDBF1920DC}"/>
                            </a:ext>
                          </a:extLst>
                        </wp:docPr>
                        <wp:cNvGraphicFramePr/>
                        <a:graphic xmlns:a="http://schemas.openxmlformats.org/drawingml/2006/main">
                          <a:graphicData uri="http://schemas.microsoft.com/office/word/2010/wordprocessingShape">
                            <wps:wsp>
                              <wps:cNvSpPr/>
                              <wps:spPr>
                                <a:xfrm>
                                  <a:off x="0" y="0"/>
                                  <a:ext cx="1491742" cy="5842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1C84AB85"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says:</w:t>
                                    </w:r>
                                  </w:p>
                                  <w:p w14:paraId="28B4C00B"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“Your meal will be prepared immediately”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BE1D582" id="_x0000_s1045" style="position:absolute;margin-left:3.55pt;margin-top:1.2pt;width:117.45pt;height:46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" fillcolor="white [3201]" strokecolor="#a5a5a5 [3206]" strokeweight="1pt">
                        <v:textbox>
                          <w:txbxContent>
                            <w:p w14:paraId="1C84AB85"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mBot2 says:</w:t>
                              </w:r>
                            </w:p>
                            <w:p w14:paraId="28B4C00B"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“Your meal will be prepared immediately”</w:t>
                              </w:r>
                            </w:p>
                          </w:txbxContent>
                        </v:textbox>
                        <w10:wrap anchorx="margin"/>
                      </v:rect>
                    </w:pict>
                  </mc:Fallback>
                </mc:AlternateContent>
              </w:r>
              <w:r w:rsidR="004815B5" w:rsidRPr="00297C71" w:rsidDel="00B13FEC">
                <w:rPr>
                  <w:rFonts w:ascii="Mark Pro" w:eastAsia="思源黑体" w:hAnsi="Mark Pro"/>
                  <w:noProof/>
                  <w:color w:val="595959" w:themeColor="text1" w:themeTint="A6"/>
                  <w:kern w:val="28"/>
                  <w:lang w:val="en-GB"/>
                </w:rPr>
                <mc:AlternateContent>
                  <mc:Choice Requires="wps">
                    <w:drawing>
                      <wp:anchor distT="0" distB="0" distL="114300" distR="114300" simplePos="0" relativeHeight="251658247" behindDoc="0" locked="0" layoutInCell="1" allowOverlap="1" wp14:anchorId="521BC24C" wp14:editId="6EFA08AD">
                        <wp:simplePos x="0" y="0"/>
                        <wp:positionH relativeFrom="column">
                          <wp:posOffset>2042947</wp:posOffset>
                        </wp:positionH>
                        <wp:positionV relativeFrom="paragraph">
                          <wp:posOffset>41910</wp:posOffset>
                        </wp:positionV>
                        <wp:extent cx="2080866" cy="482046"/>
                        <wp:effectExtent l="38100" t="19050" r="15240" b="32385"/>
                        <wp:wrapNone/>
                        <wp:docPr id="14" name="Diamond 13">
                          <a:extLst xmlns:a="http://schemas.openxmlformats.org/drawingml/2006/main">
                            <a:ext uri="{FF2B5EF4-FFF2-40B4-BE49-F238E27FC236}">
                              <a16:creationId xmlns:a16="http://schemas.microsoft.com/office/drawing/2014/main" id="{30BF0EE9-29B9-4391-A1BC-96F4C771626E}"/>
                            </a:ext>
                          </a:extLst>
                        </wp:docPr>
                        <wp:cNvGraphicFramePr/>
                        <a:graphic xmlns:a="http://schemas.openxmlformats.org/drawingml/2006/main">
                          <a:graphicData uri="http://schemas.microsoft.com/office/word/2010/wordprocessingShape">
                            <wps:wsp>
                              <wps:cNvSpPr/>
                              <wps:spPr>
                                <a:xfrm>
                                  <a:off x="0" y="0"/>
                                  <a:ext cx="2080866" cy="482046"/>
                                </a:xfrm>
                                <a:prstGeom prst="diamond">
                                  <a:avLst/>
                                </a:prstGeom>
                              </wps:spPr>
                              <wps:style>
                                <a:lnRef idx="2">
                                  <a:schemeClr val="accent3"/>
                                </a:lnRef>
                                <a:fillRef idx="1">
                                  <a:schemeClr val="lt1"/>
                                </a:fillRef>
                                <a:effectRef idx="0">
                                  <a:schemeClr val="accent3"/>
                                </a:effectRef>
                                <a:fontRef idx="minor">
                                  <a:schemeClr val="dk1"/>
                                </a:fontRef>
                              </wps:style>
                              <wps:txbx>
                                <w:txbxContent>
                                  <w:p w14:paraId="57B0A3CD"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Speech result</w:t>
                                    </w:r>
                                  </w:p>
                                </w:txbxContent>
                              </wps:txbx>
                              <wps:bodyPr rtlCol="0" anchor="ctr"/>
                            </wps:wsp>
                          </a:graphicData>
                        </a:graphic>
                        <wp14:sizeRelH relativeFrom="margin">
                          <wp14:pctWidth>0</wp14:pctWidth>
                        </wp14:sizeRelH>
                        <wp14:sizeRelV relativeFrom="margin">
                          <wp14:pctHeight>0</wp14:pctHeight>
                        </wp14:sizeRelV>
                      </wp:anchor>
                    </w:drawing>
                  </mc:Choice>
                  <mc:Fallback>
                    <w:pict>
                      <v:shape w14:anchorId="521BC24C" id="_x0000_s1046" type="#_x0000_t4" style="position:absolute;margin-left:160.85pt;margin-top:3.3pt;width:163.85pt;height:37.9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" fillcolor="white [3201]" strokecolor="#a5a5a5 [3206]" strokeweight="1pt">
                        <v:textbox>
                          <w:txbxContent>
                            <w:p w14:paraId="57B0A3CD" w14:textId="77777777" w:rsidR="00E90CEA" w:rsidRPr="00974317" w:rsidRDefault="00E90CEA" w:rsidP="00E90CEA">
                              <w:pPr>
                                <w:spacing w:after="0"/>
                                <w:jc w:val="center"/>
                                <w:rPr>
                                  <w:rFonts w:ascii="Mark Pro" w:hAnsi="Mark Pro"/>
                                  <w:color w:val="767171" w:themeColor="background2" w:themeShade="80"/>
                                  <w:kern w:val="24"/>
                                  <w:sz w:val="18"/>
                                  <w:szCs w:val="18"/>
                                </w:rPr>
                              </w:pPr>
                              <w:r w:rsidRPr="00974317">
                                <w:rPr>
                                  <w:rFonts w:ascii="Mark Pro" w:hAnsi="Mark Pro"/>
                                  <w:color w:val="767171" w:themeColor="background2" w:themeShade="80"/>
                                  <w:kern w:val="24"/>
                                  <w:sz w:val="18"/>
                                  <w:szCs w:val="18"/>
                                </w:rPr>
                                <w:t>Speech result</w:t>
                              </w:r>
                            </w:p>
                          </w:txbxContent>
                        </v:textbox>
                      </v:shape>
                    </w:pict>
                  </mc:Fallback>
                </mc:AlternateContent>
              </w:r>
            </w:del>
          </w:p>
          <w:p w14:paraId="48EDDC61" w14:textId="2209BEA3" w:rsidR="00E90CEA" w:rsidRPr="00297C71" w:rsidDel="00B13FEC" w:rsidRDefault="00E90CEA" w:rsidP="005E1A02">
            <w:pPr>
              <w:spacing w:line="360" w:lineRule="auto"/>
              <w:rPr>
                <w:del w:id="702" w:author="Sergio Castellanos Arciniega" w:date="2021-06-22T12:34:00Z"/>
                <w:rFonts w:ascii="Mark Pro" w:eastAsia="思源黑体" w:hAnsi="Mark Pro"/>
                <w:color w:val="595959" w:themeColor="text1" w:themeTint="A6"/>
                <w:kern w:val="28"/>
                <w:lang w:val="en-GB"/>
              </w:rPr>
            </w:pPr>
          </w:p>
          <w:p w14:paraId="0F8DCD55" w14:textId="3975CB94" w:rsidR="00810854" w:rsidRPr="00297C71" w:rsidDel="00F15521" w:rsidRDefault="00810854" w:rsidP="005E1A02">
            <w:pPr>
              <w:spacing w:line="360" w:lineRule="auto"/>
              <w:rPr>
                <w:del w:id="703" w:author="Sergio Castellanos Arciniega" w:date="2021-06-22T13:24:00Z"/>
                <w:rFonts w:ascii="Mark Pro" w:eastAsia="思源黑体" w:hAnsi="Mark Pro"/>
                <w:color w:val="595959" w:themeColor="text1" w:themeTint="A6"/>
                <w:kern w:val="28"/>
                <w:lang w:val="en-GB"/>
              </w:rPr>
            </w:pPr>
          </w:p>
          <w:p w14:paraId="7A6512BE" w14:textId="44483AE4" w:rsidR="00F418EB" w:rsidRPr="00297C71" w:rsidDel="005A2BB5" w:rsidRDefault="00F418EB" w:rsidP="00F418EB">
            <w:pPr>
              <w:spacing w:line="360" w:lineRule="auto"/>
              <w:rPr>
                <w:del w:id="704" w:author="Sergio Castellanos Arciniega" w:date="2021-06-22T12:38:00Z"/>
                <w:rFonts w:ascii="Mark Pro" w:eastAsia="思源黑体" w:hAnsi="Mark Pro"/>
                <w:color w:val="595959" w:themeColor="text1" w:themeTint="A6"/>
                <w:kern w:val="28"/>
                <w:lang w:val="en-GB"/>
              </w:rPr>
            </w:pPr>
            <w:del w:id="705" w:author="Sergio Castellanos Arciniega" w:date="2021-06-22T12:38:00Z">
              <w:r w:rsidRPr="00297C71" w:rsidDel="005A2BB5">
                <w:rPr>
                  <w:rFonts w:ascii="Mark Pro" w:eastAsia="思源黑体" w:hAnsi="Mark Pro"/>
                  <w:color w:val="595959" w:themeColor="text1" w:themeTint="A6"/>
                  <w:kern w:val="28"/>
                  <w:lang w:val="en-GB"/>
                </w:rPr>
                <w:delText xml:space="preserve">From here, it is much easier to create the necessary coding blocks: </w:delText>
              </w:r>
              <w:r w:rsidR="429E8E29" w:rsidRPr="00297C71" w:rsidDel="005A2BB5">
                <w:rPr>
                  <w:rFonts w:ascii="Mark Pro" w:eastAsia="思源黑体" w:hAnsi="Mark Pro"/>
                  <w:color w:val="595959" w:themeColor="text1" w:themeTint="A6"/>
                  <w:kern w:val="28"/>
                  <w:lang w:val="en-GB"/>
                </w:rPr>
                <w:delText>y</w:delText>
              </w:r>
              <w:r w:rsidRPr="00297C71" w:rsidDel="005A2BB5">
                <w:rPr>
                  <w:rFonts w:ascii="Mark Pro" w:eastAsia="思源黑体" w:hAnsi="Mark Pro"/>
                  <w:color w:val="595959" w:themeColor="text1" w:themeTint="A6"/>
                  <w:kern w:val="28"/>
                  <w:lang w:val="en-GB"/>
                </w:rPr>
                <w:delText>ou start with the code block 'define order'. You create this code block again in 'My blocks'.</w:delText>
              </w:r>
            </w:del>
          </w:p>
          <w:p w14:paraId="128CFC69" w14:textId="500C0908" w:rsidR="00F418EB" w:rsidRPr="00297C71" w:rsidDel="005A2BB5" w:rsidRDefault="00F418EB" w:rsidP="00F418EB">
            <w:pPr>
              <w:spacing w:line="360" w:lineRule="auto"/>
              <w:rPr>
                <w:del w:id="706" w:author="Sergio Castellanos Arciniega" w:date="2021-06-22T12:38:00Z"/>
                <w:rFonts w:ascii="Mark Pro" w:eastAsia="思源黑体" w:hAnsi="Mark Pro"/>
                <w:color w:val="595959" w:themeColor="text1" w:themeTint="A6"/>
                <w:kern w:val="28"/>
                <w:lang w:val="en-GB"/>
              </w:rPr>
            </w:pPr>
            <w:del w:id="707" w:author="Sergio Castellanos Arciniega" w:date="2021-06-22T12:38:00Z">
              <w:r w:rsidRPr="00297C71" w:rsidDel="005A2BB5">
                <w:rPr>
                  <w:rFonts w:ascii="Mark Pro" w:eastAsia="思源黑体" w:hAnsi="Mark Pro"/>
                  <w:color w:val="595959" w:themeColor="text1" w:themeTint="A6"/>
                  <w:kern w:val="28"/>
                  <w:lang w:val="en-GB"/>
                </w:rPr>
                <w:delText>In addition, you need to create two variables. In one variable we will store the recognition result from the order, so if everything was understood correctly, this can be sent to the kitchen (attention: checking back with yes/no – the answer to this would override the previous recognition result in the report block; that’s why we need to store the recognized order in a variable).</w:delText>
              </w:r>
            </w:del>
          </w:p>
          <w:p w14:paraId="45BC0583" w14:textId="6FF98A1A" w:rsidR="00F418EB" w:rsidRPr="00297C71" w:rsidDel="005A2BB5" w:rsidRDefault="00F418EB" w:rsidP="00F418EB">
            <w:pPr>
              <w:spacing w:line="360" w:lineRule="auto"/>
              <w:rPr>
                <w:del w:id="708" w:author="Sergio Castellanos Arciniega" w:date="2021-06-22T12:38:00Z"/>
                <w:rFonts w:ascii="Mark Pro" w:eastAsia="思源黑体" w:hAnsi="Mark Pro"/>
                <w:color w:val="595959" w:themeColor="text1" w:themeTint="A6"/>
                <w:kern w:val="28"/>
                <w:lang w:val="en-GB"/>
              </w:rPr>
            </w:pPr>
            <w:del w:id="709" w:author="Sergio Castellanos Arciniega" w:date="2021-06-22T12:38:00Z">
              <w:r w:rsidRPr="00297C71" w:rsidDel="005A2BB5">
                <w:rPr>
                  <w:rFonts w:ascii="Mark Pro" w:eastAsia="思源黑体" w:hAnsi="Mark Pro"/>
                  <w:color w:val="595959" w:themeColor="text1" w:themeTint="A6"/>
                  <w:kern w:val="28"/>
                  <w:lang w:val="en-GB"/>
                </w:rPr>
                <w:delText xml:space="preserve">The second variable keeps track of the entire process: </w:delText>
              </w:r>
              <w:r w:rsidR="1E71EABE" w:rsidRPr="00297C71" w:rsidDel="005A2BB5">
                <w:rPr>
                  <w:rFonts w:ascii="Mark Pro" w:eastAsia="思源黑体" w:hAnsi="Mark Pro"/>
                  <w:color w:val="595959" w:themeColor="text1" w:themeTint="A6"/>
                  <w:kern w:val="28"/>
                  <w:lang w:val="en-GB"/>
                </w:rPr>
                <w:delText>i</w:delText>
              </w:r>
              <w:r w:rsidRPr="00297C71" w:rsidDel="005A2BB5">
                <w:rPr>
                  <w:rFonts w:ascii="Mark Pro" w:eastAsia="思源黑体" w:hAnsi="Mark Pro"/>
                  <w:color w:val="595959" w:themeColor="text1" w:themeTint="A6"/>
                  <w:kern w:val="28"/>
                  <w:lang w:val="en-GB"/>
                </w:rPr>
                <w:delText>s the order complete (meaning, understood correctly)</w:delText>
              </w:r>
              <w:r w:rsidR="7303F1BA" w:rsidRPr="00297C71" w:rsidDel="005A2BB5">
                <w:rPr>
                  <w:rFonts w:ascii="Mark Pro" w:eastAsia="思源黑体" w:hAnsi="Mark Pro"/>
                  <w:color w:val="595959" w:themeColor="text1" w:themeTint="A6"/>
                  <w:kern w:val="28"/>
                  <w:lang w:val="en-GB"/>
                </w:rPr>
                <w:delText>?</w:delText>
              </w:r>
              <w:r w:rsidRPr="00297C71" w:rsidDel="005A2BB5">
                <w:rPr>
                  <w:rFonts w:ascii="Mark Pro" w:eastAsia="思源黑体" w:hAnsi="Mark Pro"/>
                  <w:color w:val="595959" w:themeColor="text1" w:themeTint="A6"/>
                  <w:kern w:val="28"/>
                  <w:lang w:val="en-GB"/>
                </w:rPr>
                <w:delText xml:space="preserve"> </w:delText>
              </w:r>
              <w:r w:rsidR="5380C786" w:rsidRPr="00297C71" w:rsidDel="005A2BB5">
                <w:rPr>
                  <w:rFonts w:ascii="Mark Pro" w:eastAsia="思源黑体" w:hAnsi="Mark Pro"/>
                  <w:color w:val="595959" w:themeColor="text1" w:themeTint="A6"/>
                  <w:kern w:val="28"/>
                  <w:lang w:val="en-GB"/>
                </w:rPr>
                <w:delText>I</w:delText>
              </w:r>
              <w:r w:rsidRPr="00297C71" w:rsidDel="005A2BB5">
                <w:rPr>
                  <w:rFonts w:ascii="Mark Pro" w:eastAsia="思源黑体" w:hAnsi="Mark Pro"/>
                  <w:color w:val="595959" w:themeColor="text1" w:themeTint="A6"/>
                  <w:kern w:val="28"/>
                  <w:lang w:val="en-GB"/>
                </w:rPr>
                <w:delText>f not, the ordering process will start all over again. This second use of the variable reports on process data (stage).</w:delText>
              </w:r>
            </w:del>
          </w:p>
          <w:p w14:paraId="682C48C8" w14:textId="770FC687" w:rsidR="00E90CEA" w:rsidRPr="00297C71" w:rsidDel="00F15521" w:rsidRDefault="00E90CEA" w:rsidP="005E1A02">
            <w:pPr>
              <w:spacing w:line="360" w:lineRule="auto"/>
              <w:rPr>
                <w:del w:id="710" w:author="Sergio Castellanos Arciniega" w:date="2021-06-22T13:24:00Z"/>
                <w:rFonts w:ascii="Mark Pro" w:eastAsia="思源黑体" w:hAnsi="Mark Pro"/>
                <w:color w:val="595959" w:themeColor="text1" w:themeTint="A6"/>
                <w:kern w:val="28"/>
                <w:lang w:val="en-GB"/>
              </w:rPr>
            </w:pPr>
          </w:p>
          <w:p w14:paraId="05F10ECE" w14:textId="33401A1C" w:rsidR="00E90CEA" w:rsidRPr="00297C71" w:rsidDel="00F15521" w:rsidRDefault="00F1171F" w:rsidP="005E1A02">
            <w:pPr>
              <w:spacing w:line="360" w:lineRule="auto"/>
              <w:rPr>
                <w:del w:id="711" w:author="Sergio Castellanos Arciniega" w:date="2021-06-22T13:24:00Z"/>
                <w:rFonts w:ascii="Mark Pro" w:eastAsia="思源黑体" w:hAnsi="Mark Pro"/>
                <w:color w:val="595959" w:themeColor="text1" w:themeTint="A6"/>
                <w:kern w:val="28"/>
                <w:lang w:val="en-GB"/>
              </w:rPr>
            </w:pPr>
            <w:del w:id="712" w:author="Sergio Castellanos Arciniega" w:date="2021-06-22T12:38:00Z">
              <w:r w:rsidRPr="00297C71" w:rsidDel="005A2BB5">
                <w:rPr>
                  <w:noProof/>
                  <w:lang w:val="en-GB"/>
                </w:rPr>
                <w:drawing>
                  <wp:inline distT="0" distB="0" distL="0" distR="0" wp14:anchorId="73679849" wp14:editId="2CE45DDF">
                    <wp:extent cx="4675062" cy="6642202"/>
                    <wp:effectExtent l="0" t="0" r="0" b="0"/>
                    <wp:docPr id="1441396237" name="Grafik 144139623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37"/>
                            <pic:cNvPicPr/>
                          </pic:nvPicPr>
                          <pic:blipFill>
                            <a:blip r:embed="rId48">
                              <a:extLst>
                                <a:ext uri="{28A0092B-C50C-407E-A947-70E740481C1C}">
                                  <a14:useLocalDpi xmlns:a14="http://schemas.microsoft.com/office/drawing/2010/main" val="0"/>
                                </a:ext>
                              </a:extLst>
                            </a:blip>
                            <a:stretch>
                              <a:fillRect/>
                            </a:stretch>
                          </pic:blipFill>
                          <pic:spPr>
                            <a:xfrm>
                              <a:off x="0" y="0"/>
                              <a:ext cx="4675062" cy="6642202"/>
                            </a:xfrm>
                            <a:prstGeom prst="rect">
                              <a:avLst/>
                            </a:prstGeom>
                          </pic:spPr>
                        </pic:pic>
                      </a:graphicData>
                    </a:graphic>
                  </wp:inline>
                </w:drawing>
              </w:r>
            </w:del>
          </w:p>
          <w:p w14:paraId="6318B4A1" w14:textId="5F26EA13" w:rsidR="00D355AE" w:rsidRPr="00297C71" w:rsidDel="005A2BB5" w:rsidRDefault="00D355AE" w:rsidP="00D355AE">
            <w:pPr>
              <w:spacing w:line="360" w:lineRule="auto"/>
              <w:rPr>
                <w:del w:id="713" w:author="Sergio Castellanos Arciniega" w:date="2021-06-22T12:43:00Z"/>
                <w:rFonts w:ascii="Mark Pro" w:eastAsia="思源黑体" w:hAnsi="Mark Pro"/>
                <w:color w:val="595959" w:themeColor="text1" w:themeTint="A6"/>
                <w:kern w:val="28"/>
                <w:lang w:val="en-GB"/>
              </w:rPr>
            </w:pPr>
            <w:del w:id="714" w:author="Sergio Castellanos Arciniega" w:date="2021-06-22T12:43:00Z">
              <w:r w:rsidRPr="00297C71" w:rsidDel="005A2BB5">
                <w:rPr>
                  <w:rFonts w:ascii="Mark Pro" w:eastAsia="思源黑体" w:hAnsi="Mark Pro"/>
                  <w:color w:val="595959" w:themeColor="text1" w:themeTint="A6"/>
                  <w:kern w:val="28"/>
                  <w:lang w:val="en-GB"/>
                </w:rPr>
                <w:delText>You can use the knowledge from previous lessons to help with the program, e.g. light up LEDs to make the user understand that the robot is about to speak (green) or listen (red), or you can use the screen on the waiter-mBot2 to display data. Use this at checkpoints in your program, so evaluate if your code works and give feedback to the users.</w:delText>
              </w:r>
            </w:del>
          </w:p>
          <w:p w14:paraId="45D677A7" w14:textId="0BACACB0" w:rsidR="00D355AE" w:rsidRPr="00297C71" w:rsidDel="005A2BB5" w:rsidRDefault="00D355AE" w:rsidP="00D355AE">
            <w:pPr>
              <w:spacing w:line="360" w:lineRule="auto"/>
              <w:rPr>
                <w:del w:id="715" w:author="Sergio Castellanos Arciniega" w:date="2021-06-22T12:43:00Z"/>
                <w:rFonts w:ascii="Mark Pro" w:eastAsia="思源黑体" w:hAnsi="Mark Pro"/>
                <w:color w:val="595959" w:themeColor="text1" w:themeTint="A6"/>
                <w:kern w:val="28"/>
                <w:lang w:val="en-GB"/>
              </w:rPr>
            </w:pPr>
            <w:del w:id="716" w:author="Sergio Castellanos Arciniega" w:date="2021-06-22T12:43:00Z">
              <w:r w:rsidRPr="00297C71" w:rsidDel="005A2BB5">
                <w:rPr>
                  <w:rFonts w:ascii="Mark Pro" w:eastAsia="思源黑体" w:hAnsi="Mark Pro"/>
                  <w:color w:val="595959" w:themeColor="text1" w:themeTint="A6"/>
                  <w:kern w:val="28"/>
                  <w:lang w:val="en-GB"/>
                </w:rPr>
                <w:delText xml:space="preserve">As an extra addition, you can use cloud or LAN messaging to send data to another mBot2. For a better learning experience, there are examples </w:delText>
              </w:r>
              <w:r w:rsidR="663FF2C9" w:rsidRPr="00297C71" w:rsidDel="005A2BB5">
                <w:rPr>
                  <w:rFonts w:ascii="Mark Pro" w:eastAsia="思源黑体" w:hAnsi="Mark Pro"/>
                  <w:color w:val="595959" w:themeColor="text1" w:themeTint="A6"/>
                  <w:kern w:val="28"/>
                  <w:lang w:val="en-GB"/>
                </w:rPr>
                <w:delText xml:space="preserve">on </w:delText>
              </w:r>
              <w:r w:rsidRPr="00297C71" w:rsidDel="005A2BB5">
                <w:rPr>
                  <w:rFonts w:ascii="Mark Pro" w:eastAsia="思源黑体" w:hAnsi="Mark Pro"/>
                  <w:color w:val="595959" w:themeColor="text1" w:themeTint="A6"/>
                  <w:kern w:val="28"/>
                  <w:lang w:val="en-GB"/>
                </w:rPr>
                <w:delText xml:space="preserve">how to solve specific tasks </w:delText>
              </w:r>
              <w:r w:rsidR="3BF40D94" w:rsidRPr="00297C71" w:rsidDel="005A2BB5">
                <w:rPr>
                  <w:rFonts w:ascii="Mark Pro" w:eastAsia="思源黑体" w:hAnsi="Mark Pro"/>
                  <w:color w:val="595959" w:themeColor="text1" w:themeTint="A6"/>
                  <w:kern w:val="28"/>
                  <w:lang w:val="en-GB"/>
                </w:rPr>
                <w:delText>in</w:delText>
              </w:r>
              <w:r w:rsidRPr="00297C71" w:rsidDel="005A2BB5">
                <w:rPr>
                  <w:rFonts w:ascii="Mark Pro" w:eastAsia="思源黑体" w:hAnsi="Mark Pro"/>
                  <w:color w:val="595959" w:themeColor="text1" w:themeTint="A6"/>
                  <w:kern w:val="28"/>
                  <w:lang w:val="en-GB"/>
                </w:rPr>
                <w:delText xml:space="preserve"> this lesson. You can refer to them in case you have problems with your own code or get ideas </w:delText>
              </w:r>
              <w:r w:rsidR="245EEB40" w:rsidRPr="00297C71" w:rsidDel="005A2BB5">
                <w:rPr>
                  <w:rFonts w:ascii="Mark Pro" w:eastAsia="思源黑体" w:hAnsi="Mark Pro"/>
                  <w:color w:val="595959" w:themeColor="text1" w:themeTint="A6"/>
                  <w:kern w:val="28"/>
                  <w:lang w:val="en-GB"/>
                </w:rPr>
                <w:delText xml:space="preserve">on </w:delText>
              </w:r>
              <w:r w:rsidRPr="00297C71" w:rsidDel="005A2BB5">
                <w:rPr>
                  <w:rFonts w:ascii="Mark Pro" w:eastAsia="思源黑体" w:hAnsi="Mark Pro"/>
                  <w:color w:val="595959" w:themeColor="text1" w:themeTint="A6"/>
                  <w:kern w:val="28"/>
                  <w:lang w:val="en-GB"/>
                </w:rPr>
                <w:delText xml:space="preserve">how to deal with a specific situation. In general, it is </w:delText>
              </w:r>
              <w:r w:rsidR="0F1E81C4" w:rsidRPr="00297C71" w:rsidDel="005A2BB5">
                <w:rPr>
                  <w:rFonts w:ascii="Mark Pro" w:eastAsia="思源黑体" w:hAnsi="Mark Pro"/>
                  <w:color w:val="595959" w:themeColor="text1" w:themeTint="A6"/>
                  <w:kern w:val="28"/>
                  <w:lang w:val="en-GB"/>
                </w:rPr>
                <w:delText>better</w:delText>
              </w:r>
              <w:r w:rsidRPr="00297C71" w:rsidDel="005A2BB5">
                <w:rPr>
                  <w:rFonts w:ascii="Mark Pro" w:eastAsia="思源黑体" w:hAnsi="Mark Pro"/>
                  <w:color w:val="595959" w:themeColor="text1" w:themeTint="A6"/>
                  <w:kern w:val="28"/>
                  <w:lang w:val="en-GB"/>
                </w:rPr>
                <w:delText xml:space="preserve"> to get a draft working and refine the code in iterations </w:delText>
              </w:r>
              <w:r w:rsidR="3F9A570A" w:rsidRPr="00297C71" w:rsidDel="005A2BB5">
                <w:rPr>
                  <w:rFonts w:ascii="Mark Pro" w:eastAsia="思源黑体" w:hAnsi="Mark Pro"/>
                  <w:color w:val="595959" w:themeColor="text1" w:themeTint="A6"/>
                  <w:kern w:val="28"/>
                  <w:lang w:val="en-GB"/>
                </w:rPr>
                <w:delText xml:space="preserve">rather </w:delText>
              </w:r>
              <w:r w:rsidRPr="00297C71" w:rsidDel="005A2BB5">
                <w:rPr>
                  <w:rFonts w:ascii="Mark Pro" w:eastAsia="思源黑体" w:hAnsi="Mark Pro"/>
                  <w:color w:val="595959" w:themeColor="text1" w:themeTint="A6"/>
                  <w:kern w:val="28"/>
                  <w:lang w:val="en-GB"/>
                </w:rPr>
                <w:delText>than trying to have everything done and programmed perfectly at on</w:delText>
              </w:r>
              <w:r w:rsidR="123F3F55" w:rsidRPr="00297C71" w:rsidDel="005A2BB5">
                <w:rPr>
                  <w:rFonts w:ascii="Mark Pro" w:eastAsia="思源黑体" w:hAnsi="Mark Pro"/>
                  <w:color w:val="595959" w:themeColor="text1" w:themeTint="A6"/>
                  <w:kern w:val="28"/>
                  <w:lang w:val="en-GB"/>
                </w:rPr>
                <w:delText>ce</w:delText>
              </w:r>
              <w:r w:rsidRPr="00297C71" w:rsidDel="005A2BB5">
                <w:rPr>
                  <w:rFonts w:ascii="Mark Pro" w:eastAsia="思源黑体" w:hAnsi="Mark Pro"/>
                  <w:color w:val="595959" w:themeColor="text1" w:themeTint="A6"/>
                  <w:kern w:val="28"/>
                  <w:lang w:val="en-GB"/>
                </w:rPr>
                <w:delText>. Start with the driving sequence and instead of having the</w:delText>
              </w:r>
            </w:del>
            <w:del w:id="717" w:author="Sergio Castellanos Arciniega" w:date="2021-06-22T12:42:00Z">
              <w:r w:rsidRPr="00297C71" w:rsidDel="005A2BB5">
                <w:rPr>
                  <w:rFonts w:ascii="Mark Pro" w:eastAsia="思源黑体" w:hAnsi="Mark Pro"/>
                  <w:color w:val="595959" w:themeColor="text1" w:themeTint="A6"/>
                  <w:kern w:val="28"/>
                  <w:lang w:val="en-GB"/>
                </w:rPr>
                <w:delText xml:space="preserve"> get_order-B</w:delText>
              </w:r>
            </w:del>
            <w:del w:id="718" w:author="Sergio Castellanos Arciniega" w:date="2021-06-22T12:43:00Z">
              <w:r w:rsidRPr="00297C71" w:rsidDel="005A2BB5">
                <w:rPr>
                  <w:rFonts w:ascii="Mark Pro" w:eastAsia="思源黑体" w:hAnsi="Mark Pro"/>
                  <w:color w:val="595959" w:themeColor="text1" w:themeTint="A6"/>
                  <w:kern w:val="28"/>
                  <w:lang w:val="en-GB"/>
                </w:rPr>
                <w:delText xml:space="preserve">lock ready, just make a beep there to show that everything is working so far. Then work on the order process but keep the driving out. This way you can iterate faster without the robot having to drive between the markers every time you want to try your code. </w:delText>
              </w:r>
              <w:r w:rsidR="63292D9C" w:rsidRPr="00297C71" w:rsidDel="005A2BB5">
                <w:rPr>
                  <w:rFonts w:ascii="Mark Pro" w:eastAsia="思源黑体" w:hAnsi="Mark Pro"/>
                  <w:color w:val="595959" w:themeColor="text1" w:themeTint="A6"/>
                  <w:kern w:val="28"/>
                  <w:lang w:val="en-GB"/>
                </w:rPr>
                <w:delText>as final</w:delText>
              </w:r>
              <w:r w:rsidRPr="00297C71" w:rsidDel="005A2BB5">
                <w:rPr>
                  <w:rFonts w:ascii="Mark Pro" w:eastAsia="思源黑体" w:hAnsi="Mark Pro"/>
                  <w:color w:val="595959" w:themeColor="text1" w:themeTint="A6"/>
                  <w:kern w:val="28"/>
                  <w:lang w:val="en-GB"/>
                </w:rPr>
                <w:delText xml:space="preserve"> stages, combine them to solve the given task.</w:delText>
              </w:r>
            </w:del>
          </w:p>
          <w:p w14:paraId="01862163" w14:textId="3D3681C2" w:rsidR="002925B4" w:rsidRPr="00297C71" w:rsidDel="00F15521" w:rsidRDefault="002925B4" w:rsidP="005E1A02">
            <w:pPr>
              <w:spacing w:line="360" w:lineRule="auto"/>
              <w:rPr>
                <w:del w:id="719" w:author="Sergio Castellanos Arciniega" w:date="2021-06-22T13:24:00Z"/>
                <w:rFonts w:ascii="Mark Pro" w:eastAsia="思源黑体" w:hAnsi="Mark Pro"/>
                <w:color w:val="595959" w:themeColor="text1" w:themeTint="A6"/>
                <w:kern w:val="28"/>
                <w:lang w:val="en-GB"/>
              </w:rPr>
            </w:pPr>
          </w:p>
          <w:p w14:paraId="65D1247F" w14:textId="6F158799" w:rsidR="00206652" w:rsidRPr="00297C71" w:rsidDel="005A2BB5" w:rsidRDefault="00206652" w:rsidP="00206652">
            <w:pPr>
              <w:spacing w:line="360" w:lineRule="auto"/>
              <w:rPr>
                <w:del w:id="720" w:author="Sergio Castellanos Arciniega" w:date="2021-06-22T12:43:00Z"/>
                <w:rFonts w:ascii="Mark Pro" w:eastAsia="思源黑体" w:hAnsi="Mark Pro"/>
                <w:color w:val="595959" w:themeColor="text1" w:themeTint="A6"/>
                <w:kern w:val="28"/>
                <w:lang w:val="en-GB"/>
              </w:rPr>
            </w:pPr>
            <w:del w:id="721" w:author="Sergio Castellanos Arciniega" w:date="2021-06-22T12:43:00Z">
              <w:r w:rsidRPr="00297C71" w:rsidDel="005A2BB5">
                <w:rPr>
                  <w:rFonts w:ascii="Mark Pro" w:eastAsia="思源黑体" w:hAnsi="Mark Pro"/>
                  <w:color w:val="595959" w:themeColor="text1" w:themeTint="A6"/>
                  <w:kern w:val="28"/>
                  <w:lang w:val="en-GB"/>
                </w:rPr>
                <w:delText>In the programming examples above, you also sent a message to a second mBot2 as an additional option. For example, in the 'order process' you have said that once the customer confirms the order the mBot</w:delText>
              </w:r>
              <w:r w:rsidR="4E4068B9" w:rsidRPr="00297C71" w:rsidDel="005A2BB5">
                <w:rPr>
                  <w:rFonts w:ascii="Mark Pro" w:eastAsia="思源黑体" w:hAnsi="Mark Pro"/>
                  <w:color w:val="595959" w:themeColor="text1" w:themeTint="A6"/>
                  <w:kern w:val="28"/>
                  <w:lang w:val="en-GB"/>
                </w:rPr>
                <w:delText>2</w:delText>
              </w:r>
              <w:r w:rsidRPr="00297C71" w:rsidDel="005A2BB5">
                <w:rPr>
                  <w:rFonts w:ascii="Mark Pro" w:eastAsia="思源黑体" w:hAnsi="Mark Pro"/>
                  <w:color w:val="595959" w:themeColor="text1" w:themeTint="A6"/>
                  <w:kern w:val="28"/>
                  <w:lang w:val="en-GB"/>
                </w:rPr>
                <w:delText xml:space="preserve"> sends a message via cloud or LAN messaging to a second mBot2 or CyberP</w:delText>
              </w:r>
              <w:r w:rsidR="52DC603A" w:rsidRPr="00297C71" w:rsidDel="005A2BB5">
                <w:rPr>
                  <w:rFonts w:ascii="Mark Pro" w:eastAsia="思源黑体" w:hAnsi="Mark Pro"/>
                  <w:color w:val="595959" w:themeColor="text1" w:themeTint="A6"/>
                  <w:kern w:val="28"/>
                  <w:lang w:val="en-GB"/>
                </w:rPr>
                <w:delText>i</w:delText>
              </w:r>
              <w:r w:rsidRPr="00297C71" w:rsidDel="005A2BB5">
                <w:rPr>
                  <w:rFonts w:ascii="Mark Pro" w:eastAsia="思源黑体" w:hAnsi="Mark Pro"/>
                  <w:color w:val="595959" w:themeColor="text1" w:themeTint="A6"/>
                  <w:kern w:val="28"/>
                  <w:lang w:val="en-GB"/>
                </w:rPr>
                <w:delText xml:space="preserve"> (for displaying the incoming orders in the kitchen). Now you have to program the second mBot2 to receive the message. </w:delText>
              </w:r>
            </w:del>
          </w:p>
          <w:p w14:paraId="054415F6" w14:textId="6F1CC44B" w:rsidR="00E90CEA" w:rsidRPr="00297C71" w:rsidDel="00F15521" w:rsidRDefault="00EE27E0" w:rsidP="005E1A02">
            <w:pPr>
              <w:spacing w:line="360" w:lineRule="auto"/>
              <w:rPr>
                <w:del w:id="722" w:author="Sergio Castellanos Arciniega" w:date="2021-06-22T13:24:00Z"/>
                <w:rFonts w:ascii="Mark Pro" w:eastAsia="思源黑体" w:hAnsi="Mark Pro"/>
                <w:color w:val="595959" w:themeColor="text1" w:themeTint="A6"/>
                <w:kern w:val="28"/>
                <w:lang w:val="en-GB"/>
              </w:rPr>
            </w:pPr>
            <w:del w:id="723" w:author="Sergio Castellanos Arciniega" w:date="2021-06-22T12:43:00Z">
              <w:r w:rsidRPr="00297C71" w:rsidDel="005A2BB5">
                <w:rPr>
                  <w:noProof/>
                  <w:lang w:val="en-GB"/>
                </w:rPr>
                <w:drawing>
                  <wp:inline distT="0" distB="0" distL="0" distR="0" wp14:anchorId="23669F90" wp14:editId="2520BAB1">
                    <wp:extent cx="5040173" cy="1274731"/>
                    <wp:effectExtent l="0" t="0" r="8255" b="1905"/>
                    <wp:docPr id="1441396238" name="Grafik 144139623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38"/>
                            <pic:cNvPicPr/>
                          </pic:nvPicPr>
                          <pic:blipFill>
                            <a:blip r:embed="rId46">
                              <a:extLst>
                                <a:ext uri="{28A0092B-C50C-407E-A947-70E740481C1C}">
                                  <a14:useLocalDpi xmlns:a14="http://schemas.microsoft.com/office/drawing/2010/main" val="0"/>
                                </a:ext>
                              </a:extLst>
                            </a:blip>
                            <a:stretch>
                              <a:fillRect/>
                            </a:stretch>
                          </pic:blipFill>
                          <pic:spPr>
                            <a:xfrm>
                              <a:off x="0" y="0"/>
                              <a:ext cx="5040173" cy="1274731"/>
                            </a:xfrm>
                            <a:prstGeom prst="rect">
                              <a:avLst/>
                            </a:prstGeom>
                          </pic:spPr>
                        </pic:pic>
                      </a:graphicData>
                    </a:graphic>
                  </wp:inline>
                </w:drawing>
              </w:r>
            </w:del>
          </w:p>
          <w:p w14:paraId="5A68A3A9" w14:textId="0C27AE3D" w:rsidR="00F2110B" w:rsidRPr="00297C71" w:rsidDel="005A2BB5" w:rsidRDefault="00F2110B" w:rsidP="00F2110B">
            <w:pPr>
              <w:spacing w:line="360" w:lineRule="auto"/>
              <w:rPr>
                <w:del w:id="724" w:author="Sergio Castellanos Arciniega" w:date="2021-06-22T12:44:00Z"/>
                <w:rFonts w:ascii="Mark Pro" w:eastAsia="思源黑体" w:hAnsi="Mark Pro"/>
                <w:color w:val="595959" w:themeColor="text1" w:themeTint="A6"/>
                <w:kern w:val="28"/>
                <w:lang w:val="en-GB"/>
              </w:rPr>
            </w:pPr>
            <w:del w:id="725" w:author="Sergio Castellanos Arciniega" w:date="2021-06-22T12:44:00Z">
              <w:r w:rsidRPr="00297C71" w:rsidDel="005A2BB5">
                <w:rPr>
                  <w:rFonts w:ascii="Mark Pro" w:eastAsia="思源黑体" w:hAnsi="Mark Pro"/>
                  <w:color w:val="595959" w:themeColor="text1" w:themeTint="A6"/>
                  <w:kern w:val="28"/>
                  <w:lang w:val="en-GB"/>
                </w:rPr>
                <w:delText>In the programming example below, the kitchen receives the order and displays it. Create the programming example below in the same script. Place the example next to the first programming example. This way you keep the script clear.</w:delText>
              </w:r>
            </w:del>
          </w:p>
          <w:p w14:paraId="7B5B626F" w14:textId="74BA2729" w:rsidR="00F2110B" w:rsidRPr="00297C71" w:rsidDel="005A2BB5" w:rsidRDefault="00F2110B" w:rsidP="00F2110B">
            <w:pPr>
              <w:spacing w:line="360" w:lineRule="auto"/>
              <w:rPr>
                <w:del w:id="726" w:author="Sergio Castellanos Arciniega" w:date="2021-06-22T12:44:00Z"/>
                <w:rFonts w:ascii="Mark Pro" w:eastAsia="思源黑体" w:hAnsi="Mark Pro"/>
                <w:color w:val="595959" w:themeColor="text1" w:themeTint="A6"/>
                <w:kern w:val="28"/>
                <w:lang w:val="en-GB"/>
              </w:rPr>
            </w:pPr>
            <w:del w:id="727" w:author="Sergio Castellanos Arciniega" w:date="2021-06-22T12:44:00Z">
              <w:r w:rsidRPr="00297C71" w:rsidDel="005A2BB5">
                <w:rPr>
                  <w:rFonts w:ascii="Mark Pro" w:eastAsia="思源黑体" w:hAnsi="Mark Pro"/>
                  <w:color w:val="595959" w:themeColor="text1" w:themeTint="A6"/>
                  <w:kern w:val="28"/>
                  <w:lang w:val="en-GB"/>
                </w:rPr>
                <w:delText xml:space="preserve">In the programming example 'controlling a robot' you have programmed that after detecting the green area a cloud message is sent to the customer to inform him that </w:delText>
              </w:r>
              <w:r w:rsidR="100A4C32" w:rsidRPr="00297C71" w:rsidDel="005A2BB5">
                <w:rPr>
                  <w:rFonts w:ascii="Mark Pro" w:eastAsia="思源黑体" w:hAnsi="Mark Pro"/>
                  <w:color w:val="595959" w:themeColor="text1" w:themeTint="A6"/>
                  <w:kern w:val="28"/>
                  <w:lang w:val="en-GB"/>
                </w:rPr>
                <w:delText>their</w:delText>
              </w:r>
              <w:r w:rsidRPr="00297C71" w:rsidDel="005A2BB5">
                <w:rPr>
                  <w:rFonts w:ascii="Mark Pro" w:eastAsia="思源黑体" w:hAnsi="Mark Pro"/>
                  <w:color w:val="595959" w:themeColor="text1" w:themeTint="A6"/>
                  <w:kern w:val="28"/>
                  <w:lang w:val="en-GB"/>
                </w:rPr>
                <w:delText xml:space="preserve"> order is coming. This is also programmed in the same script field next to the other blocks</w:delText>
              </w:r>
              <w:r w:rsidR="00BC74E3" w:rsidRPr="00297C71" w:rsidDel="005A2BB5">
                <w:rPr>
                  <w:rFonts w:ascii="Mark Pro" w:eastAsia="思源黑体" w:hAnsi="Mark Pro"/>
                  <w:color w:val="595959" w:themeColor="text1" w:themeTint="A6"/>
                  <w:kern w:val="28"/>
                  <w:lang w:val="en-GB"/>
                </w:rPr>
                <w:delText xml:space="preserve"> – you could use another CyberPi (as a smart device on the customer’s table) to inform about the </w:delText>
              </w:r>
              <w:r w:rsidR="004B14F3" w:rsidRPr="00297C71" w:rsidDel="005A2BB5">
                <w:rPr>
                  <w:rFonts w:ascii="Mark Pro" w:eastAsia="思源黑体" w:hAnsi="Mark Pro"/>
                  <w:color w:val="595959" w:themeColor="text1" w:themeTint="A6"/>
                  <w:kern w:val="28"/>
                  <w:lang w:val="en-GB"/>
                </w:rPr>
                <w:delText>order status:</w:delText>
              </w:r>
            </w:del>
          </w:p>
          <w:p w14:paraId="1C6E07C2" w14:textId="3DA362C3" w:rsidR="0017551D" w:rsidRPr="00297C71" w:rsidDel="00F15521" w:rsidRDefault="00F2110B" w:rsidP="005E1A02">
            <w:pPr>
              <w:spacing w:line="360" w:lineRule="auto"/>
              <w:rPr>
                <w:del w:id="728" w:author="Sergio Castellanos Arciniega" w:date="2021-06-22T13:24:00Z"/>
                <w:rFonts w:ascii="Mark Pro" w:eastAsia="思源黑体" w:hAnsi="Mark Pro"/>
                <w:color w:val="595959" w:themeColor="text1" w:themeTint="A6"/>
                <w:kern w:val="28"/>
                <w:lang w:val="en-GB"/>
              </w:rPr>
            </w:pPr>
            <w:del w:id="729" w:author="Sergio Castellanos Arciniega" w:date="2021-06-22T12:45:00Z">
              <w:r w:rsidRPr="00297C71" w:rsidDel="005A2BB5">
                <w:rPr>
                  <w:noProof/>
                  <w:lang w:val="en-GB"/>
                </w:rPr>
                <w:drawing>
                  <wp:inline distT="0" distB="0" distL="0" distR="0" wp14:anchorId="68C3B9A8" wp14:editId="7128124B">
                    <wp:extent cx="2922624" cy="1287475"/>
                    <wp:effectExtent l="0" t="0" r="0" b="8255"/>
                    <wp:docPr id="1441396239" name="Grafik 144139623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41396239"/>
                            <pic:cNvPicPr/>
                          </pic:nvPicPr>
                          <pic:blipFill>
                            <a:blip r:embed="rId47">
                              <a:extLst>
                                <a:ext uri="{28A0092B-C50C-407E-A947-70E740481C1C}">
                                  <a14:useLocalDpi xmlns:a14="http://schemas.microsoft.com/office/drawing/2010/main" val="0"/>
                                </a:ext>
                              </a:extLst>
                            </a:blip>
                            <a:stretch>
                              <a:fillRect/>
                            </a:stretch>
                          </pic:blipFill>
                          <pic:spPr>
                            <a:xfrm>
                              <a:off x="0" y="0"/>
                              <a:ext cx="2922624" cy="1287475"/>
                            </a:xfrm>
                            <a:prstGeom prst="rect">
                              <a:avLst/>
                            </a:prstGeom>
                          </pic:spPr>
                        </pic:pic>
                      </a:graphicData>
                    </a:graphic>
                  </wp:inline>
                </w:drawing>
              </w:r>
            </w:del>
          </w:p>
          <w:p w14:paraId="1AA3CB42" w14:textId="5882E7F5" w:rsidR="00761AD6" w:rsidRPr="00297C71" w:rsidDel="005A2BB5" w:rsidRDefault="00761AD6" w:rsidP="00761AD6">
            <w:pPr>
              <w:rPr>
                <w:del w:id="730" w:author="Sergio Castellanos Arciniega" w:date="2021-06-22T12:46:00Z"/>
                <w:rFonts w:ascii="Mark Pro" w:eastAsia="Mark Pro" w:hAnsi="Mark Pro" w:cs="Mark Pro"/>
                <w:lang w:val="en-GB"/>
              </w:rPr>
            </w:pPr>
            <w:del w:id="731" w:author="Sergio Castellanos Arciniega" w:date="2021-06-22T12:46:00Z">
              <w:r w:rsidRPr="00297C71" w:rsidDel="005A2BB5">
                <w:rPr>
                  <w:rFonts w:ascii="Mark Pro" w:eastAsia="Mark Pro" w:hAnsi="Mark Pro" w:cs="Mark Pro"/>
                  <w:lang w:val="en-GB"/>
                </w:rPr>
                <w:delText>When you have programmed everything, your script area will look like this:</w:delText>
              </w:r>
            </w:del>
          </w:p>
          <w:p w14:paraId="74C57FD1" w14:textId="4010B3DF" w:rsidR="0017551D" w:rsidRPr="00297C71" w:rsidDel="00F15521" w:rsidRDefault="0017551D" w:rsidP="005E1A02">
            <w:pPr>
              <w:spacing w:line="360" w:lineRule="auto"/>
              <w:rPr>
                <w:del w:id="732" w:author="Sergio Castellanos Arciniega" w:date="2021-06-22T13:24:00Z"/>
                <w:rFonts w:ascii="Mark Pro" w:eastAsia="思源黑体" w:hAnsi="Mark Pro"/>
                <w:color w:val="595959" w:themeColor="text1" w:themeTint="A6"/>
                <w:kern w:val="28"/>
                <w:lang w:val="en-GB"/>
              </w:rPr>
            </w:pPr>
          </w:p>
          <w:p w14:paraId="4B063D5C" w14:textId="5BD15477" w:rsidR="0017551D" w:rsidRPr="00297C71" w:rsidDel="00F15521" w:rsidRDefault="00587AB3" w:rsidP="005E1A02">
            <w:pPr>
              <w:spacing w:line="360" w:lineRule="auto"/>
              <w:rPr>
                <w:del w:id="733" w:author="Sergio Castellanos Arciniega" w:date="2021-06-22T13:24:00Z"/>
                <w:rFonts w:ascii="Mark Pro" w:eastAsia="思源黑体" w:hAnsi="Mark Pro"/>
                <w:color w:val="595959" w:themeColor="text1" w:themeTint="A6"/>
                <w:kern w:val="28"/>
                <w:lang w:val="en-GB"/>
              </w:rPr>
            </w:pPr>
            <w:del w:id="734" w:author="Sergio Castellanos Arciniega" w:date="2021-06-22T13:23:00Z">
              <w:r w:rsidRPr="00297C71" w:rsidDel="00F15521">
                <w:rPr>
                  <w:noProof/>
                  <w:lang w:val="en-GB"/>
                </w:rPr>
                <w:drawing>
                  <wp:inline distT="0" distB="0" distL="0" distR="0" wp14:anchorId="0EFBF2DB" wp14:editId="5E7F8788">
                    <wp:extent cx="6645910" cy="8220076"/>
                    <wp:effectExtent l="0" t="0" r="254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pic:nvPicPr>
                          <pic:blipFill>
                            <a:blip r:embed="rId49">
                              <a:extLst>
                                <a:ext uri="{28A0092B-C50C-407E-A947-70E740481C1C}">
                                  <a14:useLocalDpi xmlns:a14="http://schemas.microsoft.com/office/drawing/2010/main" val="0"/>
                                </a:ext>
                              </a:extLst>
                            </a:blip>
                            <a:stretch>
                              <a:fillRect/>
                            </a:stretch>
                          </pic:blipFill>
                          <pic:spPr>
                            <a:xfrm>
                              <a:off x="0" y="0"/>
                              <a:ext cx="6645910" cy="8220076"/>
                            </a:xfrm>
                            <a:prstGeom prst="rect">
                              <a:avLst/>
                            </a:prstGeom>
                          </pic:spPr>
                        </pic:pic>
                      </a:graphicData>
                    </a:graphic>
                  </wp:inline>
                </w:drawing>
              </w:r>
            </w:del>
          </w:p>
          <w:p w14:paraId="186BCDD1" w14:textId="08A24D00" w:rsidR="0097115E" w:rsidRPr="00297C71" w:rsidDel="00F15521" w:rsidRDefault="0097115E" w:rsidP="0097115E">
            <w:pPr>
              <w:spacing w:line="360" w:lineRule="auto"/>
              <w:rPr>
                <w:del w:id="735" w:author="Sergio Castellanos Arciniega" w:date="2021-06-22T13:24:00Z"/>
                <w:rFonts w:ascii="Mark Pro" w:eastAsia="思源黑体" w:hAnsi="Mark Pro"/>
                <w:color w:val="595959" w:themeColor="text1" w:themeTint="A6"/>
                <w:kern w:val="28"/>
                <w:lang w:val="en-GB"/>
              </w:rPr>
            </w:pPr>
          </w:p>
          <w:p w14:paraId="7FF95EEA" w14:textId="4FF4E9C6" w:rsidR="0097115E" w:rsidRPr="00297C71" w:rsidDel="00F15521" w:rsidRDefault="0097115E" w:rsidP="0097115E">
            <w:pPr>
              <w:spacing w:line="360" w:lineRule="auto"/>
              <w:rPr>
                <w:del w:id="736" w:author="Sergio Castellanos Arciniega" w:date="2021-06-22T13:23:00Z"/>
                <w:rFonts w:ascii="Mark Pro" w:eastAsia="思源黑体" w:hAnsi="Mark Pro"/>
                <w:color w:val="595959" w:themeColor="text1" w:themeTint="A6"/>
                <w:kern w:val="28"/>
                <w:lang w:val="en-GB"/>
              </w:rPr>
            </w:pPr>
            <w:del w:id="737" w:author="Sergio Castellanos Arciniega" w:date="2021-06-22T13:23:00Z">
              <w:r w:rsidRPr="00297C71" w:rsidDel="00F15521">
                <w:rPr>
                  <w:rFonts w:ascii="Mark Pro" w:eastAsia="思源黑体" w:hAnsi="Mark Pro"/>
                  <w:color w:val="595959" w:themeColor="text1" w:themeTint="A6"/>
                  <w:kern w:val="28"/>
                  <w:lang w:val="en-GB"/>
                </w:rPr>
                <w:delText>You need to upload this code to all the mBot2</w:delText>
              </w:r>
              <w:r w:rsidR="6291B0DC" w:rsidRPr="00297C71" w:rsidDel="00F15521">
                <w:rPr>
                  <w:rFonts w:ascii="Mark Pro" w:eastAsia="思源黑体" w:hAnsi="Mark Pro"/>
                  <w:color w:val="595959" w:themeColor="text1" w:themeTint="A6"/>
                  <w:kern w:val="28"/>
                  <w:lang w:val="en-GB"/>
                </w:rPr>
                <w:delText>s</w:delText>
              </w:r>
              <w:r w:rsidRPr="00297C71" w:rsidDel="00F15521">
                <w:rPr>
                  <w:rFonts w:ascii="Mark Pro" w:eastAsia="思源黑体" w:hAnsi="Mark Pro"/>
                  <w:color w:val="595959" w:themeColor="text1" w:themeTint="A6"/>
                  <w:kern w:val="28"/>
                  <w:lang w:val="en-GB"/>
                </w:rPr>
                <w:delText xml:space="preserve"> and/or CyberPi</w:delText>
              </w:r>
              <w:r w:rsidR="558D4C4C" w:rsidRPr="00297C71" w:rsidDel="00F15521">
                <w:rPr>
                  <w:rFonts w:ascii="Mark Pro" w:eastAsia="思源黑体" w:hAnsi="Mark Pro"/>
                  <w:color w:val="595959" w:themeColor="text1" w:themeTint="A6"/>
                  <w:kern w:val="28"/>
                  <w:lang w:val="en-GB"/>
                </w:rPr>
                <w:delText>s</w:delText>
              </w:r>
              <w:r w:rsidRPr="00297C71" w:rsidDel="00F15521">
                <w:rPr>
                  <w:rFonts w:ascii="Mark Pro" w:eastAsia="思源黑体" w:hAnsi="Mark Pro"/>
                  <w:color w:val="595959" w:themeColor="text1" w:themeTint="A6"/>
                  <w:kern w:val="28"/>
                  <w:lang w:val="en-GB"/>
                </w:rPr>
                <w:delText xml:space="preserve"> you want to use. </w:delText>
              </w:r>
              <w:r w:rsidR="3CED89A1" w:rsidRPr="00297C71" w:rsidDel="00F15521">
                <w:rPr>
                  <w:rFonts w:ascii="Mark Pro" w:eastAsia="思源黑体" w:hAnsi="Mark Pro"/>
                  <w:color w:val="595959" w:themeColor="text1" w:themeTint="A6"/>
                  <w:kern w:val="28"/>
                  <w:lang w:val="en-GB"/>
                </w:rPr>
                <w:delText>It</w:delText>
              </w:r>
              <w:r w:rsidRPr="00297C71" w:rsidDel="00F15521">
                <w:rPr>
                  <w:rFonts w:ascii="Mark Pro" w:eastAsia="思源黑体" w:hAnsi="Mark Pro"/>
                  <w:color w:val="595959" w:themeColor="text1" w:themeTint="A6"/>
                  <w:kern w:val="28"/>
                  <w:lang w:val="en-GB"/>
                </w:rPr>
                <w:delText xml:space="preserve"> can be the same code because they are automatically connected via the LAN or Cloud connection – and the one sending the message won’t react upon it.</w:delText>
              </w:r>
            </w:del>
          </w:p>
          <w:p w14:paraId="1CBB4659" w14:textId="2316E788" w:rsidR="0097115E" w:rsidRPr="00297C71" w:rsidDel="00F15521" w:rsidRDefault="0097115E" w:rsidP="0097115E">
            <w:pPr>
              <w:spacing w:line="360" w:lineRule="auto"/>
              <w:rPr>
                <w:del w:id="738" w:author="Sergio Castellanos Arciniega" w:date="2021-06-22T13:23:00Z"/>
                <w:rFonts w:ascii="Mark Pro" w:eastAsia="思源黑体" w:hAnsi="Mark Pro"/>
                <w:color w:val="595959" w:themeColor="text1" w:themeTint="A6"/>
                <w:kern w:val="28"/>
                <w:lang w:val="en-GB"/>
              </w:rPr>
            </w:pPr>
            <w:del w:id="739" w:author="Sergio Castellanos Arciniega" w:date="2021-06-22T13:23:00Z">
              <w:r w:rsidRPr="00297C71" w:rsidDel="00F15521">
                <w:rPr>
                  <w:rFonts w:ascii="Mark Pro" w:eastAsia="思源黑体" w:hAnsi="Mark Pro"/>
                  <w:color w:val="595959" w:themeColor="text1" w:themeTint="A6"/>
                  <w:kern w:val="28"/>
                  <w:lang w:val="en-GB"/>
                </w:rPr>
                <w:delText>Create a straight line for the mBot2 to drive along and make sure there is a wide red and green marker. Upload the code and try whether the robot waiter is processing the customers' orders.</w:delText>
              </w:r>
            </w:del>
          </w:p>
          <w:p w14:paraId="57868A3D" w14:textId="07CE67A3" w:rsidR="0097115E" w:rsidRPr="00297C71" w:rsidDel="00F15521" w:rsidRDefault="0097115E" w:rsidP="0097115E">
            <w:pPr>
              <w:spacing w:line="360" w:lineRule="auto"/>
              <w:rPr>
                <w:del w:id="740" w:author="Sergio Castellanos Arciniega" w:date="2021-06-22T13:23:00Z"/>
                <w:rFonts w:ascii="Mark Pro" w:eastAsia="思源黑体" w:hAnsi="Mark Pro"/>
                <w:color w:val="595959" w:themeColor="text1" w:themeTint="A6"/>
                <w:kern w:val="28"/>
                <w:lang w:val="en-GB"/>
              </w:rPr>
            </w:pPr>
            <w:del w:id="741" w:author="Sergio Castellanos Arciniega" w:date="2021-06-22T13:23:00Z">
              <w:r w:rsidRPr="00297C71" w:rsidDel="00F15521">
                <w:rPr>
                  <w:rFonts w:ascii="Mark Pro" w:eastAsia="思源黑体" w:hAnsi="Mark Pro"/>
                  <w:color w:val="595959" w:themeColor="text1" w:themeTint="A6"/>
                  <w:kern w:val="28"/>
                  <w:lang w:val="en-GB"/>
                </w:rPr>
                <w:delText>Of course, there is always room for improvement. Adjust the code where you think it could be better or prettier. Maybe you start with a line-follower that can take the orders? Or you extend this exercise further and have a dedicated waiter mBot2 taking the orders and a delivery mBot2 that will bring the food? You can cooperate with other teams in your class and integrate their robots…</w:delText>
              </w:r>
            </w:del>
          </w:p>
          <w:p w14:paraId="46C4AA65" w14:textId="146A9E93" w:rsidR="00A31598" w:rsidRPr="00297C71" w:rsidDel="00F15521" w:rsidRDefault="00A31598" w:rsidP="0097115E">
            <w:pPr>
              <w:spacing w:line="360" w:lineRule="auto"/>
              <w:rPr>
                <w:del w:id="742" w:author="Sergio Castellanos Arciniega" w:date="2021-06-22T13:23:00Z"/>
                <w:rFonts w:ascii="Mark Pro" w:eastAsia="思源黑体" w:hAnsi="Mark Pro"/>
                <w:color w:val="595959" w:themeColor="text1" w:themeTint="A6"/>
                <w:kern w:val="28"/>
                <w:lang w:val="en-GB"/>
              </w:rPr>
            </w:pPr>
          </w:p>
          <w:p w14:paraId="5F72320E" w14:textId="27663128" w:rsidR="0097115E" w:rsidRPr="00297C71" w:rsidDel="00F15521" w:rsidRDefault="0097115E" w:rsidP="0097115E">
            <w:pPr>
              <w:spacing w:line="360" w:lineRule="auto"/>
              <w:rPr>
                <w:del w:id="743" w:author="Sergio Castellanos Arciniega" w:date="2021-06-22T13:23:00Z"/>
                <w:rFonts w:ascii="Mark Pro" w:eastAsia="思源黑体" w:hAnsi="Mark Pro"/>
                <w:color w:val="595959" w:themeColor="text1" w:themeTint="A6"/>
                <w:kern w:val="28"/>
                <w:lang w:val="en-GB"/>
              </w:rPr>
            </w:pPr>
            <w:del w:id="744" w:author="Sergio Castellanos Arciniega" w:date="2021-06-22T13:23:00Z">
              <w:r w:rsidRPr="00297C71" w:rsidDel="00F15521">
                <w:rPr>
                  <w:rFonts w:ascii="Mark Pro" w:eastAsia="思源黑体" w:hAnsi="Mark Pro"/>
                  <w:color w:val="595959" w:themeColor="text1" w:themeTint="A6"/>
                  <w:kern w:val="28"/>
                  <w:lang w:val="en-GB"/>
                </w:rPr>
                <w:delText>Discuss possible extensions like these in the class when reviewing the progress so far and elaborate a use case with multiple robots – it doesn’t need to be a restaurant…</w:delText>
              </w:r>
            </w:del>
          </w:p>
          <w:p w14:paraId="071859D0" w14:textId="55709E77" w:rsidR="0017551D" w:rsidRPr="00297C71" w:rsidDel="00F15521" w:rsidRDefault="0017551D">
            <w:pPr>
              <w:spacing w:line="360" w:lineRule="auto"/>
              <w:rPr>
                <w:del w:id="745" w:author="Sergio Castellanos Arciniega" w:date="2021-06-22T13:24:00Z"/>
                <w:rFonts w:ascii="Mark Pro" w:eastAsia="思源黑体" w:hAnsi="Mark Pro"/>
                <w:color w:val="595959" w:themeColor="text1" w:themeTint="A6"/>
                <w:kern w:val="28"/>
                <w:lang w:val="en-GB"/>
              </w:rPr>
            </w:pPr>
          </w:p>
        </w:tc>
      </w:tr>
      <w:tr w:rsidR="00D144DB" w:rsidRPr="00297C71" w14:paraId="2268DFF7" w14:textId="77777777" w:rsidTr="004B0C43">
        <w:trPr>
          <w:trHeight w:val="850"/>
          <w:trPrChange w:id="746" w:author="Sergio Castellanos Arciniega" w:date="2021-06-22T13:25:00Z">
            <w:trPr>
              <w:trHeight w:val="850"/>
            </w:trPr>
          </w:trPrChange>
        </w:trPr>
        <w:tc>
          <w:tcPr>
            <w:tcW w:w="10456" w:type="dxa"/>
            <w:shd w:val="clear" w:color="auto" w:fill="00B0F0"/>
            <w:vAlign w:val="center"/>
            <w:tcPrChange w:id="747" w:author="Sergio Castellanos Arciniega" w:date="2021-06-22T13:25:00Z">
              <w:tcPr>
                <w:tcW w:w="10466" w:type="dxa"/>
                <w:gridSpan w:val="3"/>
                <w:shd w:val="clear" w:color="auto" w:fill="00B0F0"/>
                <w:vAlign w:val="center"/>
              </w:tcPr>
            </w:tcPrChange>
          </w:tcPr>
          <w:p w14:paraId="76B6FEE6" w14:textId="77777777" w:rsidR="00D144DB" w:rsidRPr="00297C71" w:rsidRDefault="00D144DB" w:rsidP="00D144DB">
            <w:pPr>
              <w:jc w:val="center"/>
              <w:rPr>
                <w:rFonts w:ascii="Mark Pro Medium" w:eastAsia="思源黑体" w:hAnsi="Mark Pro Medium"/>
                <w:b/>
                <w:bCs/>
                <w:color w:val="FFFFFF" w:themeColor="background1"/>
                <w:kern w:val="28"/>
                <w:sz w:val="28"/>
                <w:szCs w:val="28"/>
                <w:lang w:val="en-GB"/>
              </w:rPr>
            </w:pPr>
            <w:r w:rsidRPr="00297C71">
              <w:rPr>
                <w:rFonts w:ascii="Mark Pro Medium" w:eastAsia="思源黑体" w:hAnsi="Mark Pro Medium"/>
                <w:b/>
                <w:bCs/>
                <w:color w:val="FFFFFF" w:themeColor="background1"/>
                <w:kern w:val="28"/>
                <w:sz w:val="28"/>
                <w:szCs w:val="28"/>
                <w:lang w:val="en-GB"/>
              </w:rPr>
              <w:t>4. Wrap up</w:t>
            </w:r>
          </w:p>
          <w:p w14:paraId="0C39D9E5" w14:textId="655DC745" w:rsidR="00D144DB" w:rsidRPr="00297C71" w:rsidRDefault="00D144DB" w:rsidP="00D144DB">
            <w:pPr>
              <w:spacing w:line="259" w:lineRule="auto"/>
              <w:jc w:val="center"/>
              <w:rPr>
                <w:rFonts w:ascii="Mark Pro Medium" w:eastAsia="思源黑体" w:hAnsi="Mark Pro Medium"/>
                <w:b/>
                <w:bCs/>
                <w:color w:val="FFFFFF" w:themeColor="background1"/>
                <w:kern w:val="28"/>
                <w:sz w:val="28"/>
                <w:szCs w:val="28"/>
                <w:lang w:val="en-GB"/>
              </w:rPr>
            </w:pPr>
            <w:r w:rsidRPr="00297C71">
              <w:rPr>
                <w:rFonts w:ascii="Mark Pro Medium" w:eastAsia="思源黑体" w:hAnsi="Mark Pro Medium"/>
                <w:b/>
                <w:bCs/>
                <w:color w:val="FFFFFF" w:themeColor="background1"/>
                <w:kern w:val="28"/>
                <w:sz w:val="28"/>
                <w:szCs w:val="28"/>
                <w:lang w:val="en-GB"/>
              </w:rPr>
              <w:t>(5 min)</w:t>
            </w:r>
          </w:p>
        </w:tc>
      </w:tr>
      <w:tr w:rsidR="00D144DB" w:rsidRPr="00297C71" w14:paraId="34E9F459" w14:textId="77777777" w:rsidTr="004B0C43">
        <w:tblPrEx>
          <w:tblCellMar>
            <w:top w:w="0" w:type="dxa"/>
            <w:left w:w="108" w:type="dxa"/>
            <w:bottom w:w="0" w:type="dxa"/>
            <w:right w:w="108" w:type="dxa"/>
          </w:tblCellMar>
          <w:tblPrExChange w:id="748" w:author="Sergio Castellanos Arciniega" w:date="2021-06-22T13:25:00Z">
            <w:tblPrEx>
              <w:tblCellMar>
                <w:top w:w="0" w:type="dxa"/>
                <w:left w:w="108" w:type="dxa"/>
                <w:bottom w:w="0" w:type="dxa"/>
                <w:right w:w="108" w:type="dxa"/>
              </w:tblCellMar>
            </w:tblPrEx>
          </w:tblPrExChange>
        </w:tblPrEx>
        <w:trPr>
          <w:trHeight w:val="4395"/>
          <w:trPrChange w:id="749" w:author="Sergio Castellanos Arciniega" w:date="2021-06-22T13:25:00Z">
            <w:trPr>
              <w:trHeight w:val="4395"/>
            </w:trPr>
          </w:trPrChange>
        </w:trPr>
        <w:tc>
          <w:tcPr>
            <w:tcW w:w="10456" w:type="dxa"/>
            <w:vAlign w:val="center"/>
            <w:tcPrChange w:id="750" w:author="Sergio Castellanos Arciniega" w:date="2021-06-22T13:25:00Z">
              <w:tcPr>
                <w:tcW w:w="10466" w:type="dxa"/>
                <w:gridSpan w:val="3"/>
                <w:vAlign w:val="center"/>
              </w:tcPr>
            </w:tcPrChange>
          </w:tcPr>
          <w:p w14:paraId="59B29CDF" w14:textId="77777777" w:rsidR="00D144DB" w:rsidRPr="00297C71" w:rsidRDefault="00D144DB" w:rsidP="00D144DB">
            <w:pPr>
              <w:spacing w:before="240" w:line="360" w:lineRule="auto"/>
              <w:rPr>
                <w:rFonts w:ascii="Mark Pro Medium" w:eastAsia="思源黑体" w:hAnsi="Mark Pro Medium"/>
                <w:b/>
                <w:bCs/>
                <w:color w:val="595959" w:themeColor="text1" w:themeTint="A6"/>
                <w:w w:val="105"/>
                <w:kern w:val="28"/>
                <w:lang w:val="en-GB"/>
              </w:rPr>
            </w:pPr>
            <w:r w:rsidRPr="00297C71">
              <w:rPr>
                <w:rFonts w:ascii="Mark Pro Medium" w:eastAsia="思源黑体" w:hAnsi="Mark Pro Medium"/>
                <w:b/>
                <w:bCs/>
                <w:color w:val="595959" w:themeColor="text1" w:themeTint="A6"/>
                <w:kern w:val="28"/>
                <w:lang w:val="en-GB"/>
              </w:rPr>
              <w:t xml:space="preserve">Step 4: Wrap up </w:t>
            </w:r>
          </w:p>
          <w:p w14:paraId="34390C0D" w14:textId="48E9444A" w:rsidR="00D144DB" w:rsidRPr="00297C71" w:rsidRDefault="00D144DB" w:rsidP="00D144DB">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Did you succeed in programming the waiter-bot?</w:t>
            </w:r>
          </w:p>
          <w:p w14:paraId="0B901DED" w14:textId="02673F47" w:rsidR="00D144DB" w:rsidRPr="00297C71" w:rsidRDefault="00D144DB" w:rsidP="00D144DB">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 xml:space="preserve">In this lesson, you learned about speech recognition and speech synthesis and how to apply it via a cloud service. You managed to connect the mBot2 to the </w:t>
            </w:r>
            <w:r w:rsidR="1913CD95" w:rsidRPr="00297C71">
              <w:rPr>
                <w:rFonts w:ascii="Mark Pro" w:eastAsia="思源黑体" w:hAnsi="Mark Pro"/>
                <w:color w:val="595959" w:themeColor="text1" w:themeTint="A6"/>
                <w:kern w:val="28"/>
                <w:lang w:val="en-GB"/>
              </w:rPr>
              <w:t>I</w:t>
            </w:r>
            <w:r w:rsidRPr="00297C71">
              <w:rPr>
                <w:rFonts w:ascii="Mark Pro" w:eastAsia="思源黑体" w:hAnsi="Mark Pro"/>
                <w:color w:val="595959" w:themeColor="text1" w:themeTint="A6"/>
                <w:kern w:val="28"/>
                <w:lang w:val="en-GB"/>
              </w:rPr>
              <w:t xml:space="preserve">nternet </w:t>
            </w:r>
            <w:r w:rsidR="00CE1630" w:rsidRPr="00297C71">
              <w:rPr>
                <w:rFonts w:ascii="Mark Pro" w:eastAsia="思源黑体" w:hAnsi="Mark Pro"/>
                <w:color w:val="595959" w:themeColor="text1" w:themeTint="A6"/>
                <w:kern w:val="28"/>
                <w:lang w:val="en-GB"/>
              </w:rPr>
              <w:t>and so send data locally or even remotely.</w:t>
            </w:r>
            <w:r w:rsidRPr="00297C71">
              <w:rPr>
                <w:rFonts w:ascii="Mark Pro" w:eastAsia="思源黑体" w:hAnsi="Mark Pro"/>
                <w:color w:val="595959" w:themeColor="text1" w:themeTint="A6"/>
                <w:kern w:val="28"/>
                <w:lang w:val="en-GB"/>
              </w:rPr>
              <w:br/>
            </w:r>
            <w:r w:rsidR="00AC413B" w:rsidRPr="00297C71">
              <w:rPr>
                <w:rFonts w:ascii="Mark Pro" w:eastAsia="思源黑体" w:hAnsi="Mark Pro"/>
                <w:color w:val="595959" w:themeColor="text1" w:themeTint="A6"/>
                <w:kern w:val="28"/>
                <w:lang w:val="en-GB"/>
              </w:rPr>
              <w:t xml:space="preserve">Creating a dialog (like for ordering a meal) was part of the exercise, and you learned to filter the text answer for specific trigger words to have a more </w:t>
            </w:r>
            <w:r w:rsidR="00EB7125" w:rsidRPr="00297C71">
              <w:rPr>
                <w:rFonts w:ascii="Mark Pro" w:eastAsia="思源黑体" w:hAnsi="Mark Pro"/>
                <w:color w:val="595959" w:themeColor="text1" w:themeTint="A6"/>
                <w:kern w:val="28"/>
                <w:lang w:val="en-GB"/>
              </w:rPr>
              <w:t>‘natural’ conversation (</w:t>
            </w:r>
            <w:r w:rsidR="00C66F43" w:rsidRPr="00297C71">
              <w:rPr>
                <w:rFonts w:ascii="Mark Pro" w:eastAsia="思源黑体" w:hAnsi="Mark Pro"/>
                <w:color w:val="595959" w:themeColor="text1" w:themeTint="A6"/>
                <w:kern w:val="28"/>
                <w:lang w:val="en-GB"/>
              </w:rPr>
              <w:t xml:space="preserve">not expecting the user to answer with specific responses only). </w:t>
            </w:r>
          </w:p>
          <w:p w14:paraId="32D8C05A" w14:textId="77777777" w:rsidR="00D144DB" w:rsidRPr="00297C71" w:rsidRDefault="00D144DB" w:rsidP="00D144DB">
            <w:p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It is now time for a brief reflection. Think on your own and discuss with the group:</w:t>
            </w:r>
          </w:p>
          <w:p w14:paraId="4057F976" w14:textId="77777777" w:rsidR="00D144DB" w:rsidRPr="00297C71" w:rsidRDefault="00D144DB" w:rsidP="00D144DB">
            <w:pPr>
              <w:pStyle w:val="ListParagraph"/>
              <w:numPr>
                <w:ilvl w:val="0"/>
                <w:numId w:val="36"/>
              </w:num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What do you think worked out well?</w:t>
            </w:r>
          </w:p>
          <w:p w14:paraId="0A0A09A0" w14:textId="77777777" w:rsidR="00D144DB" w:rsidRPr="00297C71" w:rsidRDefault="00D144DB" w:rsidP="00D144DB">
            <w:pPr>
              <w:pStyle w:val="ListParagraph"/>
              <w:numPr>
                <w:ilvl w:val="0"/>
                <w:numId w:val="36"/>
              </w:num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What could be better?</w:t>
            </w:r>
          </w:p>
          <w:p w14:paraId="3E1FE5DD" w14:textId="77777777" w:rsidR="00D144DB" w:rsidRPr="00297C71" w:rsidRDefault="00D144DB" w:rsidP="00D144DB">
            <w:pPr>
              <w:pStyle w:val="ListParagraph"/>
              <w:numPr>
                <w:ilvl w:val="0"/>
                <w:numId w:val="36"/>
              </w:num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Which parts of the lesson did you find easy and which did you find more difficult?</w:t>
            </w:r>
          </w:p>
          <w:p w14:paraId="68C2259A" w14:textId="77777777" w:rsidR="00D144DB" w:rsidRPr="00297C71" w:rsidRDefault="00D144DB" w:rsidP="00D144DB">
            <w:pPr>
              <w:pStyle w:val="ListParagraph"/>
              <w:numPr>
                <w:ilvl w:val="0"/>
                <w:numId w:val="36"/>
              </w:num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What would you like more explanation about?</w:t>
            </w:r>
          </w:p>
          <w:p w14:paraId="7B29685F" w14:textId="77777777" w:rsidR="00D144DB" w:rsidRPr="00297C71" w:rsidRDefault="00D144DB" w:rsidP="00D144DB">
            <w:pPr>
              <w:pStyle w:val="ListParagraph"/>
              <w:numPr>
                <w:ilvl w:val="0"/>
                <w:numId w:val="36"/>
              </w:numPr>
              <w:spacing w:line="360" w:lineRule="auto"/>
              <w:rPr>
                <w:rFonts w:ascii="Mark Pro" w:eastAsia="思源黑体" w:hAnsi="Mark Pro"/>
                <w:color w:val="595959" w:themeColor="text1" w:themeTint="A6"/>
                <w:kern w:val="28"/>
                <w:lang w:val="en-GB"/>
              </w:rPr>
            </w:pPr>
            <w:r w:rsidRPr="00297C71">
              <w:rPr>
                <w:rFonts w:ascii="Mark Pro" w:eastAsia="思源黑体" w:hAnsi="Mark Pro"/>
                <w:color w:val="595959" w:themeColor="text1" w:themeTint="A6"/>
                <w:kern w:val="28"/>
                <w:lang w:val="en-GB"/>
              </w:rPr>
              <w:t>Who could help you with that?</w:t>
            </w:r>
          </w:p>
          <w:p w14:paraId="7E960622" w14:textId="77777777" w:rsidR="00D144DB" w:rsidRPr="00297C71" w:rsidRDefault="00D144DB" w:rsidP="00D144DB">
            <w:pPr>
              <w:spacing w:line="360" w:lineRule="auto"/>
              <w:rPr>
                <w:rFonts w:ascii="Mark Pro" w:eastAsia="思源黑体" w:hAnsi="Mark Pro"/>
                <w:color w:val="595959" w:themeColor="text1" w:themeTint="A6"/>
                <w:kern w:val="28"/>
                <w:lang w:val="en-GB"/>
              </w:rPr>
            </w:pPr>
          </w:p>
          <w:p w14:paraId="5C764FD8" w14:textId="77777777" w:rsidR="00D144DB" w:rsidRPr="00297C71" w:rsidRDefault="00D144DB" w:rsidP="00D144DB">
            <w:pPr>
              <w:spacing w:line="360" w:lineRule="auto"/>
              <w:rPr>
                <w:rFonts w:ascii="Mark Pro" w:eastAsia="思源黑体" w:hAnsi="Mark Pro"/>
                <w:color w:val="595959" w:themeColor="text1" w:themeTint="A6"/>
                <w:kern w:val="28"/>
                <w:lang w:val="en-GB"/>
              </w:rPr>
            </w:pPr>
          </w:p>
          <w:p w14:paraId="6CDEA843" w14:textId="77777777" w:rsidR="00D144DB" w:rsidRPr="00297C71" w:rsidRDefault="00D144DB" w:rsidP="00D144DB">
            <w:pPr>
              <w:spacing w:line="360" w:lineRule="auto"/>
              <w:rPr>
                <w:rFonts w:ascii="Mark Pro" w:eastAsia="思源黑体" w:hAnsi="Mark Pro"/>
                <w:color w:val="595959" w:themeColor="text1" w:themeTint="A6"/>
                <w:kern w:val="28"/>
                <w:lang w:val="en-GB"/>
              </w:rPr>
            </w:pPr>
          </w:p>
        </w:tc>
      </w:tr>
    </w:tbl>
    <w:p w14:paraId="0E4FC44A" w14:textId="1A964891" w:rsidR="0018668E" w:rsidRPr="00297C71" w:rsidRDefault="0018668E">
      <w:pPr>
        <w:rPr>
          <w:rFonts w:ascii="Mark Pro" w:eastAsia="思源黑体" w:hAnsi="Mark Pro"/>
          <w:kern w:val="28"/>
          <w:szCs w:val="4"/>
          <w:lang w:val="en-GB"/>
        </w:rPr>
      </w:pPr>
    </w:p>
    <w:p w14:paraId="126AB267" w14:textId="77777777" w:rsidR="00344FEA" w:rsidRPr="00297C71" w:rsidRDefault="00344FEA">
      <w:pPr>
        <w:rPr>
          <w:rFonts w:ascii="Mark Pro" w:eastAsia="思源黑体" w:hAnsi="Mark Pro"/>
          <w:kern w:val="28"/>
          <w:szCs w:val="4"/>
          <w:lang w:val="en-GB"/>
        </w:rPr>
      </w:pPr>
    </w:p>
    <w:sectPr w:rsidR="00344FEA" w:rsidRPr="00297C71" w:rsidSect="008B2D83">
      <w:headerReference w:type="even" r:id="rId50"/>
      <w:headerReference w:type="default" r:id="rId51"/>
      <w:footerReference w:type="default" r:id="rId52"/>
      <w:pgSz w:w="11906" w:h="16838" w:code="9"/>
      <w:pgMar w:top="1440" w:right="720" w:bottom="720" w:left="720" w:header="720" w:footer="323"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Sergio Castellanos Arciniega" w:date="2021-06-21T17:11:00Z" w:initials="SCA">
    <w:p w14:paraId="24FA5968" w14:textId="05C60809" w:rsidR="00475ABE" w:rsidRDefault="00475ABE">
      <w:pPr>
        <w:pStyle w:val="CommentText"/>
      </w:pPr>
      <w:r>
        <w:rPr>
          <w:rStyle w:val="CommentReference"/>
        </w:rPr>
        <w:annotationRef/>
      </w:r>
      <w:r w:rsidR="00C165FB">
        <w:rPr>
          <w:noProof/>
        </w:rPr>
        <w:t>I will replace WiFi for WIFI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FA59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7B46B8" w16cex:dateUtc="2021-06-21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FA5968" w16cid:durableId="247B46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FCD13" w14:textId="77777777" w:rsidR="00E91D65" w:rsidRDefault="00E91D65" w:rsidP="00C32CBF">
      <w:pPr>
        <w:spacing w:after="0" w:line="240" w:lineRule="auto"/>
      </w:pPr>
      <w:r>
        <w:separator/>
      </w:r>
    </w:p>
  </w:endnote>
  <w:endnote w:type="continuationSeparator" w:id="0">
    <w:p w14:paraId="10365163" w14:textId="77777777" w:rsidR="00E91D65" w:rsidRDefault="00E91D65" w:rsidP="00C32CBF">
      <w:pPr>
        <w:spacing w:after="0" w:line="240" w:lineRule="auto"/>
      </w:pPr>
      <w:r>
        <w:continuationSeparator/>
      </w:r>
    </w:p>
  </w:endnote>
  <w:endnote w:type="continuationNotice" w:id="1">
    <w:p w14:paraId="4CBC2C2C" w14:textId="77777777" w:rsidR="00E91D65" w:rsidRDefault="00E91D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思源黑体">
    <w:altName w:val="Microsoft YaHei"/>
    <w:panose1 w:val="00000000000000000000"/>
    <w:charset w:val="86"/>
    <w:family w:val="swiss"/>
    <w:notTrueType/>
    <w:pitch w:val="variable"/>
    <w:sig w:usb0="30000287" w:usb1="2BDF3C10" w:usb2="00000016" w:usb3="00000000" w:csb0="002E0107" w:csb1="00000000"/>
  </w:font>
  <w:font w:name="Mark Pro">
    <w:panose1 w:val="020B0504020201010104"/>
    <w:charset w:val="00"/>
    <w:family w:val="swiss"/>
    <w:notTrueType/>
    <w:pitch w:val="variable"/>
    <w:sig w:usb0="A00000FF" w:usb1="5000FCFB" w:usb2="00000000" w:usb3="00000000" w:csb0="00000093" w:csb1="00000000"/>
  </w:font>
  <w:font w:name="Mark Pro Medium">
    <w:panose1 w:val="020B0604020201010104"/>
    <w:charset w:val="00"/>
    <w:family w:val="swiss"/>
    <w:notTrueType/>
    <w:pitch w:val="variable"/>
    <w:sig w:usb0="A00000FF" w:usb1="5000FCFB"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3D73A" w14:textId="18E70D41" w:rsidR="004E5761" w:rsidRPr="009806B1" w:rsidRDefault="004E5761" w:rsidP="009806B1">
    <w:pPr>
      <w:pStyle w:val="Footer"/>
      <w:jc w:val="center"/>
      <w:rPr>
        <w:rFonts w:ascii="Mark Pro" w:hAnsi="Mark Pro"/>
        <w:sz w:val="14"/>
        <w:szCs w:val="14"/>
      </w:rPr>
    </w:pPr>
    <w:r w:rsidRPr="009806B1">
      <w:rPr>
        <w:rFonts w:ascii="Mark Pro" w:hAnsi="Mark Pro"/>
        <w:color w:val="1EB9EE"/>
        <w:sz w:val="14"/>
        <w:szCs w:val="14"/>
      </w:rPr>
      <w:t>© education.makeblock.com</w:t>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fldChar w:fldCharType="begin"/>
    </w:r>
    <w:r w:rsidRPr="009806B1">
      <w:rPr>
        <w:rFonts w:ascii="Mark Pro" w:hAnsi="Mark Pro"/>
        <w:color w:val="1EB9EE"/>
        <w:sz w:val="14"/>
        <w:szCs w:val="14"/>
      </w:rPr>
      <w:instrText>PAGE   \* MERGEFORMAT</w:instrText>
    </w:r>
    <w:r w:rsidRPr="009806B1">
      <w:rPr>
        <w:rFonts w:ascii="Mark Pro" w:hAnsi="Mark Pro"/>
        <w:color w:val="1EB9EE"/>
        <w:sz w:val="14"/>
        <w:szCs w:val="14"/>
      </w:rPr>
      <w:fldChar w:fldCharType="separate"/>
    </w:r>
    <w:r w:rsidRPr="009806B1">
      <w:rPr>
        <w:rFonts w:ascii="Mark Pro" w:hAnsi="Mark Pro"/>
        <w:color w:val="1EB9EE"/>
        <w:sz w:val="14"/>
        <w:szCs w:val="14"/>
        <w:lang w:val="zh-CN"/>
      </w:rPr>
      <w:t>1</w:t>
    </w:r>
    <w:r w:rsidRPr="009806B1">
      <w:rPr>
        <w:rFonts w:ascii="Mark Pro" w:hAnsi="Mark Pro"/>
        <w:color w:val="1EB9EE"/>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05132" w14:textId="77777777" w:rsidR="00E91D65" w:rsidRDefault="00E91D65" w:rsidP="00C32CBF">
      <w:pPr>
        <w:spacing w:after="0" w:line="240" w:lineRule="auto"/>
      </w:pPr>
      <w:r>
        <w:separator/>
      </w:r>
    </w:p>
  </w:footnote>
  <w:footnote w:type="continuationSeparator" w:id="0">
    <w:p w14:paraId="6268ED8F" w14:textId="77777777" w:rsidR="00E91D65" w:rsidRDefault="00E91D65" w:rsidP="00C32CBF">
      <w:pPr>
        <w:spacing w:after="0" w:line="240" w:lineRule="auto"/>
      </w:pPr>
      <w:r>
        <w:continuationSeparator/>
      </w:r>
    </w:p>
  </w:footnote>
  <w:footnote w:type="continuationNotice" w:id="1">
    <w:p w14:paraId="1FD0E586" w14:textId="77777777" w:rsidR="00E91D65" w:rsidRDefault="00E91D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F08E" w14:textId="1F3AA299" w:rsidR="00280FC0" w:rsidRDefault="00280FC0">
    <w:pPr>
      <w:pStyle w:val="Header"/>
    </w:pPr>
    <w:r>
      <w:rPr>
        <w:noProof/>
      </w:rPr>
      <w:drawing>
        <wp:anchor distT="0" distB="0" distL="114300" distR="114300" simplePos="0" relativeHeight="251658242" behindDoc="1" locked="0" layoutInCell="1" allowOverlap="1" wp14:anchorId="7D8DC482" wp14:editId="30A21058">
          <wp:simplePos x="0" y="0"/>
          <wp:positionH relativeFrom="margin">
            <wp:posOffset>0</wp:posOffset>
          </wp:positionH>
          <wp:positionV relativeFrom="paragraph">
            <wp:posOffset>-252730</wp:posOffset>
          </wp:positionV>
          <wp:extent cx="1085850" cy="5429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085850" cy="542925"/>
                  </a:xfrm>
                  <a:prstGeom prst="rect">
                    <a:avLst/>
                  </a:prstGeom>
                </pic:spPr>
              </pic:pic>
            </a:graphicData>
          </a:graphic>
          <wp14:sizeRelH relativeFrom="margin">
            <wp14:pctWidth>0</wp14:pctWidth>
          </wp14:sizeRelH>
          <wp14:sizeRelV relativeFrom="margin">
            <wp14:pctHeight>0</wp14:pctHeight>
          </wp14:sizeRelV>
        </wp:anchor>
      </w:drawing>
    </w:r>
    <w:r>
      <w:rPr>
        <w:rFonts w:ascii="Mark Pro" w:hAnsi="Mark Pro"/>
        <w:noProof/>
        <w:color w:val="1EB9EE"/>
        <w:sz w:val="14"/>
        <w:szCs w:val="14"/>
      </w:rPr>
      <mc:AlternateContent>
        <mc:Choice Requires="wps">
          <w:drawing>
            <wp:anchor distT="0" distB="0" distL="114300" distR="114300" simplePos="0" relativeHeight="251658243" behindDoc="0" locked="0" layoutInCell="1" allowOverlap="1" wp14:anchorId="3A72AC8F" wp14:editId="58221AE2">
              <wp:simplePos x="0" y="0"/>
              <wp:positionH relativeFrom="leftMargin">
                <wp:align>right</wp:align>
              </wp:positionH>
              <wp:positionV relativeFrom="paragraph">
                <wp:posOffset>1763004</wp:posOffset>
              </wp:positionV>
              <wp:extent cx="457200" cy="8464550"/>
              <wp:effectExtent l="0" t="0" r="0" b="0"/>
              <wp:wrapNone/>
              <wp:docPr id="4" name="Right Triangle 4"/>
              <wp:cNvGraphicFramePr/>
              <a:graphic xmlns:a="http://schemas.openxmlformats.org/drawingml/2006/main">
                <a:graphicData uri="http://schemas.microsoft.com/office/word/2010/wordprocessingShape">
                  <wps:wsp>
                    <wps:cNvSpPr/>
                    <wps:spPr>
                      <a:xfrm>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C5C82E" id="_x0000_t6" coordsize="21600,21600" o:spt="6" path="m,l,21600r21600,xe">
              <v:stroke joinstyle="miter"/>
              <v:path gradientshapeok="t" o:connecttype="custom" o:connectlocs="0,0;0,10800;0,21600;10800,21600;21600,21600;10800,10800" textboxrect="1800,12600,12600,19800"/>
            </v:shapetype>
            <v:shape id="Right Triangle 4" o:spid="_x0000_s1026" type="#_x0000_t6" style="position:absolute;margin-left:-15.2pt;margin-top:138.8pt;width:36pt;height:666.5pt;z-index:251658243;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" fillcolor="#00b0f0" stroked="f" strokeweight="1pt">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2A39" w14:textId="1435C429" w:rsidR="004E5761" w:rsidRDefault="00280FC0" w:rsidP="00346A7F">
    <w:pPr>
      <w:pStyle w:val="Header"/>
      <w:jc w:val="center"/>
    </w:pPr>
    <w:r>
      <w:rPr>
        <w:rFonts w:ascii="Mark Pro" w:hAnsi="Mark Pro"/>
        <w:noProof/>
        <w:color w:val="1EB9EE"/>
        <w:sz w:val="14"/>
        <w:szCs w:val="14"/>
      </w:rPr>
      <mc:AlternateContent>
        <mc:Choice Requires="wps">
          <w:drawing>
            <wp:anchor distT="0" distB="0" distL="114300" distR="114300" simplePos="0" relativeHeight="251658240" behindDoc="0" locked="0" layoutInCell="1" allowOverlap="1" wp14:anchorId="49FC79FD" wp14:editId="2A449494">
              <wp:simplePos x="0" y="0"/>
              <wp:positionH relativeFrom="page">
                <wp:align>right</wp:align>
              </wp:positionH>
              <wp:positionV relativeFrom="paragraph">
                <wp:posOffset>1836322</wp:posOffset>
              </wp:positionV>
              <wp:extent cx="457200" cy="8464550"/>
              <wp:effectExtent l="0" t="0" r="0" b="0"/>
              <wp:wrapNone/>
              <wp:docPr id="6" name="Right Triangle 6"/>
              <wp:cNvGraphicFramePr/>
              <a:graphic xmlns:a="http://schemas.openxmlformats.org/drawingml/2006/main">
                <a:graphicData uri="http://schemas.microsoft.com/office/word/2010/wordprocessingShape">
                  <wps:wsp>
                    <wps:cNvSpPr/>
                    <wps:spPr>
                      <a:xfrm flipH="1">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26FE8" id="_x0000_t6" coordsize="21600,21600" o:spt="6" path="m,l,21600r21600,xe">
              <v:stroke joinstyle="miter"/>
              <v:path gradientshapeok="t" o:connecttype="custom" o:connectlocs="0,0;0,10800;0,21600;10800,21600;21600,21600;10800,10800" textboxrect="1800,12600,12600,19800"/>
            </v:shapetype>
            <v:shape id="Right Triangle 6" o:spid="_x0000_s1026" type="#_x0000_t6" style="position:absolute;margin-left:-15.2pt;margin-top:144.6pt;width:36pt;height:666.5pt;flip:x;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" fillcolor="#00b0f0" stroked="f" strokeweight="1pt">
              <w10:wrap anchorx="page"/>
            </v:shape>
          </w:pict>
        </mc:Fallback>
      </mc:AlternateContent>
    </w:r>
    <w:r w:rsidR="00156AF2">
      <w:rPr>
        <w:rFonts w:ascii="Mark Pro" w:hAnsi="Mark Pro"/>
        <w:noProof/>
        <w:color w:val="1EB9EE"/>
        <w:sz w:val="14"/>
        <w:szCs w:val="14"/>
      </w:rPr>
      <mc:AlternateContent>
        <mc:Choice Requires="wpg">
          <w:drawing>
            <wp:anchor distT="0" distB="0" distL="114300" distR="114300" simplePos="0" relativeHeight="251660291" behindDoc="0" locked="0" layoutInCell="1" allowOverlap="1" wp14:anchorId="07B510E4" wp14:editId="6C944B02">
              <wp:simplePos x="0" y="0"/>
              <wp:positionH relativeFrom="column">
                <wp:posOffset>4787900</wp:posOffset>
              </wp:positionH>
              <wp:positionV relativeFrom="paragraph">
                <wp:posOffset>-317500</wp:posOffset>
              </wp:positionV>
              <wp:extent cx="2315669" cy="414867"/>
              <wp:effectExtent l="0" t="0" r="8890" b="23495"/>
              <wp:wrapNone/>
              <wp:docPr id="17" name="Group 17"/>
              <wp:cNvGraphicFramePr/>
              <a:graphic xmlns:a="http://schemas.openxmlformats.org/drawingml/2006/main">
                <a:graphicData uri="http://schemas.microsoft.com/office/word/2010/wordprocessingGroup">
                  <wpg:wgp>
                    <wpg:cNvGrpSpPr/>
                    <wpg:grpSpPr>
                      <a:xfrm>
                        <a:off x="0" y="0"/>
                        <a:ext cx="2315669" cy="414867"/>
                        <a:chOff x="0" y="0"/>
                        <a:chExt cx="2315669" cy="414867"/>
                      </a:xfrm>
                    </wpg:grpSpPr>
                    <wps:wsp>
                      <wps:cNvPr id="7" name="Rectangle 7"/>
                      <wps:cNvSpPr/>
                      <wps:spPr>
                        <a:xfrm>
                          <a:off x="0" y="82550"/>
                          <a:ext cx="2315669" cy="215900"/>
                        </a:xfrm>
                        <a:custGeom>
                          <a:avLst/>
                          <a:gdLst>
                            <a:gd name="connsiteX0" fmla="*/ 0 w 1989455"/>
                            <a:gd name="connsiteY0" fmla="*/ 0 h 215900"/>
                            <a:gd name="connsiteX1" fmla="*/ 1989455 w 1989455"/>
                            <a:gd name="connsiteY1" fmla="*/ 0 h 215900"/>
                            <a:gd name="connsiteX2" fmla="*/ 1989455 w 1989455"/>
                            <a:gd name="connsiteY2" fmla="*/ 215900 h 215900"/>
                            <a:gd name="connsiteX3" fmla="*/ 0 w 1989455"/>
                            <a:gd name="connsiteY3" fmla="*/ 215900 h 215900"/>
                            <a:gd name="connsiteX4" fmla="*/ 0 w 1989455"/>
                            <a:gd name="connsiteY4" fmla="*/ 0 h 215900"/>
                            <a:gd name="connsiteX0" fmla="*/ 325967 w 2315422"/>
                            <a:gd name="connsiteY0" fmla="*/ 0 h 215900"/>
                            <a:gd name="connsiteX1" fmla="*/ 2315422 w 2315422"/>
                            <a:gd name="connsiteY1" fmla="*/ 0 h 215900"/>
                            <a:gd name="connsiteX2" fmla="*/ 2315422 w 2315422"/>
                            <a:gd name="connsiteY2" fmla="*/ 215900 h 215900"/>
                            <a:gd name="connsiteX3" fmla="*/ 0 w 2315422"/>
                            <a:gd name="connsiteY3" fmla="*/ 215900 h 215900"/>
                            <a:gd name="connsiteX4" fmla="*/ 325967 w 2315422"/>
                            <a:gd name="connsiteY4" fmla="*/ 0 h 215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15422" h="215900">
                              <a:moveTo>
                                <a:pt x="325967" y="0"/>
                              </a:moveTo>
                              <a:lnTo>
                                <a:pt x="2315422" y="0"/>
                              </a:lnTo>
                              <a:lnTo>
                                <a:pt x="2315422" y="215900"/>
                              </a:lnTo>
                              <a:lnTo>
                                <a:pt x="0" y="215900"/>
                              </a:lnTo>
                              <a:lnTo>
                                <a:pt x="325967" y="0"/>
                              </a:lnTo>
                              <a:close/>
                            </a:path>
                          </a:pathLst>
                        </a:cu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wps:spPr>
                        <a:xfrm>
                          <a:off x="17843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18796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19685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1" name="Straight Connector 13"/>
                      <wps:cNvCnPr/>
                      <wps:spPr>
                        <a:xfrm>
                          <a:off x="20637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2" name="Straight Connector 14"/>
                      <wps:cNvCnPr/>
                      <wps:spPr>
                        <a:xfrm>
                          <a:off x="21590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33" name="Straight Connector 16"/>
                      <wps:cNvCnPr/>
                      <wps:spPr>
                        <a:xfrm>
                          <a:off x="22542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A0179D1" id="Group 17" o:spid="_x0000_s1026" style="position:absolute;margin-left:377pt;margin-top:-25pt;width:182.35pt;height:32.65pt;z-index:251660291" coordsize="23156,4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">
              <v:shape id="Rectangle 7" o:spid="_x0000_s1027" style="position:absolute;top:825;width:23156;height:2159;visibility:visible;mso-wrap-style:square;v-text-anchor:middle" coordsize="2315422,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" path="m325967,l2315422,r,215900l,215900,325967,xe" fillcolor="#00b0f0" stroked="f" strokeweight="1pt">
                <v:stroke joinstyle="miter"/>
                <v:path arrowok="t" o:connecttype="custom" o:connectlocs="326002,0;2315669,0;2315669,215900;0,215900;326002,0" o:connectangles="0,0,0,0,0"/>
              </v:shape>
              <v:line id="Straight Connector 9" o:spid="_x0000_s1028" style="position:absolute;visibility:visible;mso-wrap-style:square" from="17843,0" to="17843,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" strokecolor="white [3212]" strokeweight="3pt">
                <v:stroke joinstyle="miter"/>
              </v:line>
              <v:line id="Straight Connector 11" o:spid="_x0000_s1029" style="position:absolute;visibility:visible;mso-wrap-style:square" from="18796,0" to="18796,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" strokecolor="white [3212]" strokeweight="3pt">
                <v:stroke joinstyle="miter"/>
              </v:line>
              <v:line id="Straight Connector 12" o:spid="_x0000_s1030" style="position:absolute;visibility:visible;mso-wrap-style:square" from="19685,0" to="19685,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" strokecolor="white [3212]" strokeweight="3pt">
                <v:stroke joinstyle="miter"/>
              </v:line>
              <v:line id="Straight Connector 13" o:spid="_x0000_s1031" style="position:absolute;visibility:visible;mso-wrap-style:square" from="20637,0" to="20637,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" strokecolor="white [3212]" strokeweight="3pt">
                <v:stroke joinstyle="miter"/>
              </v:line>
              <v:line id="Straight Connector 14" o:spid="_x0000_s1032" style="position:absolute;visibility:visible;mso-wrap-style:square" from="21590,0" to="21590,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" strokecolor="white [3212]" strokeweight="3pt">
                <v:stroke joinstyle="miter"/>
              </v:line>
              <v:line id="Straight Connector 16" o:spid="_x0000_s1033" style="position:absolute;visibility:visible;mso-wrap-style:square" from="22542,0" to="22542,4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" strokecolor="white [3212]" strokeweight="3pt">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8" type="#_x0000_t75" style="width:13.25pt;height:14.75pt;visibility:visible" o:bullet="t">
        <v:imagedata r:id="rId1" o:title=""/>
      </v:shape>
    </w:pict>
  </w:numPicBullet>
  <w:numPicBullet w:numPicBulletId="1">
    <w:pict>
      <v:shape id="_x0000_i1189" type="#_x0000_t75" style="width:15pt;height:15.25pt;visibility:visible" o:bullet="t">
        <v:imagedata r:id="rId2" o:title=""/>
      </v:shape>
    </w:pict>
  </w:numPicBullet>
  <w:abstractNum w:abstractNumId="0" w15:restartNumberingAfterBreak="0">
    <w:nsid w:val="005A2FD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1B22"/>
    <w:multiLevelType w:val="hybridMultilevel"/>
    <w:tmpl w:val="C5ACDE9E"/>
    <w:lvl w:ilvl="0" w:tplc="00D42D5E">
      <w:start w:val="1"/>
      <w:numFmt w:val="bullet"/>
      <w:lvlText w:val=""/>
      <w:lvlJc w:val="left"/>
      <w:pPr>
        <w:ind w:left="720" w:hanging="360"/>
      </w:pPr>
      <w:rPr>
        <w:rFonts w:ascii="Symbol" w:hAnsi="Symbol" w:hint="default"/>
        <w:color w:val="595959" w:themeColor="text1" w:themeTint="A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4588C"/>
    <w:multiLevelType w:val="multilevel"/>
    <w:tmpl w:val="7E94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716FD"/>
    <w:multiLevelType w:val="hybridMultilevel"/>
    <w:tmpl w:val="3044EF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3F64392"/>
    <w:multiLevelType w:val="multilevel"/>
    <w:tmpl w:val="181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9669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272E6"/>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50841"/>
    <w:multiLevelType w:val="hybridMultilevel"/>
    <w:tmpl w:val="C86418CA"/>
    <w:lvl w:ilvl="0" w:tplc="416A0E34">
      <w:start w:val="1"/>
      <w:numFmt w:val="bullet"/>
      <w:lvlText w:val=""/>
      <w:lvlPicBulletId w:val="0"/>
      <w:lvlJc w:val="left"/>
      <w:pPr>
        <w:tabs>
          <w:tab w:val="num" w:pos="720"/>
        </w:tabs>
        <w:ind w:left="720" w:hanging="360"/>
      </w:pPr>
      <w:rPr>
        <w:rFonts w:ascii="Symbol" w:hAnsi="Symbol" w:hint="default"/>
      </w:rPr>
    </w:lvl>
    <w:lvl w:ilvl="1" w:tplc="40D20BEE" w:tentative="1">
      <w:start w:val="1"/>
      <w:numFmt w:val="bullet"/>
      <w:lvlText w:val=""/>
      <w:lvlJc w:val="left"/>
      <w:pPr>
        <w:tabs>
          <w:tab w:val="num" w:pos="1440"/>
        </w:tabs>
        <w:ind w:left="1440" w:hanging="360"/>
      </w:pPr>
      <w:rPr>
        <w:rFonts w:ascii="Symbol" w:hAnsi="Symbol" w:hint="default"/>
      </w:rPr>
    </w:lvl>
    <w:lvl w:ilvl="2" w:tplc="E6CCD986" w:tentative="1">
      <w:start w:val="1"/>
      <w:numFmt w:val="bullet"/>
      <w:lvlText w:val=""/>
      <w:lvlJc w:val="left"/>
      <w:pPr>
        <w:tabs>
          <w:tab w:val="num" w:pos="2160"/>
        </w:tabs>
        <w:ind w:left="2160" w:hanging="360"/>
      </w:pPr>
      <w:rPr>
        <w:rFonts w:ascii="Symbol" w:hAnsi="Symbol" w:hint="default"/>
      </w:rPr>
    </w:lvl>
    <w:lvl w:ilvl="3" w:tplc="809C5C40" w:tentative="1">
      <w:start w:val="1"/>
      <w:numFmt w:val="bullet"/>
      <w:lvlText w:val=""/>
      <w:lvlJc w:val="left"/>
      <w:pPr>
        <w:tabs>
          <w:tab w:val="num" w:pos="2880"/>
        </w:tabs>
        <w:ind w:left="2880" w:hanging="360"/>
      </w:pPr>
      <w:rPr>
        <w:rFonts w:ascii="Symbol" w:hAnsi="Symbol" w:hint="default"/>
      </w:rPr>
    </w:lvl>
    <w:lvl w:ilvl="4" w:tplc="64A23980" w:tentative="1">
      <w:start w:val="1"/>
      <w:numFmt w:val="bullet"/>
      <w:lvlText w:val=""/>
      <w:lvlJc w:val="left"/>
      <w:pPr>
        <w:tabs>
          <w:tab w:val="num" w:pos="3600"/>
        </w:tabs>
        <w:ind w:left="3600" w:hanging="360"/>
      </w:pPr>
      <w:rPr>
        <w:rFonts w:ascii="Symbol" w:hAnsi="Symbol" w:hint="default"/>
      </w:rPr>
    </w:lvl>
    <w:lvl w:ilvl="5" w:tplc="5C7EB10A" w:tentative="1">
      <w:start w:val="1"/>
      <w:numFmt w:val="bullet"/>
      <w:lvlText w:val=""/>
      <w:lvlJc w:val="left"/>
      <w:pPr>
        <w:tabs>
          <w:tab w:val="num" w:pos="4320"/>
        </w:tabs>
        <w:ind w:left="4320" w:hanging="360"/>
      </w:pPr>
      <w:rPr>
        <w:rFonts w:ascii="Symbol" w:hAnsi="Symbol" w:hint="default"/>
      </w:rPr>
    </w:lvl>
    <w:lvl w:ilvl="6" w:tplc="4F721DD6" w:tentative="1">
      <w:start w:val="1"/>
      <w:numFmt w:val="bullet"/>
      <w:lvlText w:val=""/>
      <w:lvlJc w:val="left"/>
      <w:pPr>
        <w:tabs>
          <w:tab w:val="num" w:pos="5040"/>
        </w:tabs>
        <w:ind w:left="5040" w:hanging="360"/>
      </w:pPr>
      <w:rPr>
        <w:rFonts w:ascii="Symbol" w:hAnsi="Symbol" w:hint="default"/>
      </w:rPr>
    </w:lvl>
    <w:lvl w:ilvl="7" w:tplc="F6106DC6" w:tentative="1">
      <w:start w:val="1"/>
      <w:numFmt w:val="bullet"/>
      <w:lvlText w:val=""/>
      <w:lvlJc w:val="left"/>
      <w:pPr>
        <w:tabs>
          <w:tab w:val="num" w:pos="5760"/>
        </w:tabs>
        <w:ind w:left="5760" w:hanging="360"/>
      </w:pPr>
      <w:rPr>
        <w:rFonts w:ascii="Symbol" w:hAnsi="Symbol" w:hint="default"/>
      </w:rPr>
    </w:lvl>
    <w:lvl w:ilvl="8" w:tplc="DA241710"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34A25C28"/>
    <w:multiLevelType w:val="hybridMultilevel"/>
    <w:tmpl w:val="83CEF56A"/>
    <w:lvl w:ilvl="0" w:tplc="787CB692">
      <w:start w:val="1"/>
      <w:numFmt w:val="bullet"/>
      <w:lvlText w:val=""/>
      <w:lvlJc w:val="left"/>
      <w:pPr>
        <w:ind w:left="720" w:hanging="360"/>
      </w:pPr>
      <w:rPr>
        <w:rFonts w:ascii="Symbol" w:hAnsi="Symbol" w:hint="default"/>
        <w:color w:val="595959" w:themeColor="text1" w:themeTint="A6"/>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ED43C1"/>
    <w:multiLevelType w:val="hybridMultilevel"/>
    <w:tmpl w:val="198C97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97B4FFF"/>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12052"/>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928D5"/>
    <w:multiLevelType w:val="hybridMultilevel"/>
    <w:tmpl w:val="6D6A0AA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D034973"/>
    <w:multiLevelType w:val="hybridMultilevel"/>
    <w:tmpl w:val="E59088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317151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67063"/>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F6D24"/>
    <w:multiLevelType w:val="multilevel"/>
    <w:tmpl w:val="7A06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9703F"/>
    <w:multiLevelType w:val="hybridMultilevel"/>
    <w:tmpl w:val="8E6646B8"/>
    <w:lvl w:ilvl="0" w:tplc="2000000F">
      <w:start w:val="1"/>
      <w:numFmt w:val="decimal"/>
      <w:lvlText w:val="%1."/>
      <w:lvlJc w:val="left"/>
      <w:pPr>
        <w:ind w:left="720" w:hanging="360"/>
      </w:pPr>
    </w:lvl>
    <w:lvl w:ilvl="1" w:tplc="2000000F">
      <w:start w:val="1"/>
      <w:numFmt w:val="decimal"/>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FF23252"/>
    <w:multiLevelType w:val="multilevel"/>
    <w:tmpl w:val="4DBC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51746"/>
    <w:multiLevelType w:val="multilevel"/>
    <w:tmpl w:val="3A7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16EA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60D4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F7699"/>
    <w:multiLevelType w:val="hybridMultilevel"/>
    <w:tmpl w:val="77E85BAC"/>
    <w:lvl w:ilvl="0" w:tplc="281C1FB2">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F14EC5"/>
    <w:multiLevelType w:val="multilevel"/>
    <w:tmpl w:val="65E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B559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7182E"/>
    <w:multiLevelType w:val="hybridMultilevel"/>
    <w:tmpl w:val="FF6677E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1AD057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07F70"/>
    <w:multiLevelType w:val="hybridMultilevel"/>
    <w:tmpl w:val="79AE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6F7E98"/>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5C41B1"/>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0C2CAF"/>
    <w:multiLevelType w:val="hybridMultilevel"/>
    <w:tmpl w:val="F4EA3B0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C6B1E76"/>
    <w:multiLevelType w:val="multilevel"/>
    <w:tmpl w:val="729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6217B"/>
    <w:multiLevelType w:val="hybridMultilevel"/>
    <w:tmpl w:val="5212F1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575604C"/>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A6CFA"/>
    <w:multiLevelType w:val="hybridMultilevel"/>
    <w:tmpl w:val="1E5CFF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75673C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7800C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
  </w:num>
  <w:num w:numId="3">
    <w:abstractNumId w:val="33"/>
  </w:num>
  <w:num w:numId="4">
    <w:abstractNumId w:val="33"/>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5">
    <w:abstractNumId w:val="16"/>
  </w:num>
  <w:num w:numId="6">
    <w:abstractNumId w:val="4"/>
  </w:num>
  <w:num w:numId="7">
    <w:abstractNumId w:val="23"/>
  </w:num>
  <w:num w:numId="8">
    <w:abstractNumId w:val="19"/>
  </w:num>
  <w:num w:numId="9">
    <w:abstractNumId w:val="18"/>
  </w:num>
  <w:num w:numId="10">
    <w:abstractNumId w:val="5"/>
  </w:num>
  <w:num w:numId="11">
    <w:abstractNumId w:val="36"/>
  </w:num>
  <w:num w:numId="12">
    <w:abstractNumId w:val="35"/>
  </w:num>
  <w:num w:numId="13">
    <w:abstractNumId w:val="21"/>
  </w:num>
  <w:num w:numId="14">
    <w:abstractNumId w:val="24"/>
  </w:num>
  <w:num w:numId="15">
    <w:abstractNumId w:val="0"/>
  </w:num>
  <w:num w:numId="16">
    <w:abstractNumId w:val="11"/>
  </w:num>
  <w:num w:numId="17">
    <w:abstractNumId w:val="6"/>
  </w:num>
  <w:num w:numId="18">
    <w:abstractNumId w:val="10"/>
  </w:num>
  <w:num w:numId="19">
    <w:abstractNumId w:val="20"/>
  </w:num>
  <w:num w:numId="20">
    <w:abstractNumId w:val="29"/>
  </w:num>
  <w:num w:numId="21">
    <w:abstractNumId w:val="26"/>
  </w:num>
  <w:num w:numId="22">
    <w:abstractNumId w:val="28"/>
  </w:num>
  <w:num w:numId="23">
    <w:abstractNumId w:val="15"/>
  </w:num>
  <w:num w:numId="24">
    <w:abstractNumId w:val="14"/>
  </w:num>
  <w:num w:numId="25">
    <w:abstractNumId w:val="8"/>
  </w:num>
  <w:num w:numId="26">
    <w:abstractNumId w:val="1"/>
  </w:num>
  <w:num w:numId="27">
    <w:abstractNumId w:val="27"/>
  </w:num>
  <w:num w:numId="28">
    <w:abstractNumId w:val="22"/>
  </w:num>
  <w:num w:numId="29">
    <w:abstractNumId w:val="7"/>
  </w:num>
  <w:num w:numId="30">
    <w:abstractNumId w:val="9"/>
  </w:num>
  <w:num w:numId="31">
    <w:abstractNumId w:val="32"/>
  </w:num>
  <w:num w:numId="32">
    <w:abstractNumId w:val="17"/>
  </w:num>
  <w:num w:numId="33">
    <w:abstractNumId w:val="25"/>
  </w:num>
  <w:num w:numId="34">
    <w:abstractNumId w:val="34"/>
  </w:num>
  <w:num w:numId="35">
    <w:abstractNumId w:val="30"/>
  </w:num>
  <w:num w:numId="36">
    <w:abstractNumId w:val="13"/>
  </w:num>
  <w:num w:numId="37">
    <w:abstractNumId w:val="12"/>
  </w:num>
  <w:num w:numId="3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rgio Castellanos Arciniega">
    <w15:presenceInfo w15:providerId="None" w15:userId="Sergio Castellanos Arcinieg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bordersDoNotSurroundHeader/>
  <w:bordersDoNotSurroundFooter/>
  <w:attachedTemplate r:id="rId1"/>
  <w:revisionView w:markup="0"/>
  <w:trackRevisions/>
  <w:defaultTabStop w:val="720"/>
  <w:hyphenationZone w:val="425"/>
  <w:evenAndOddHeaders/>
  <w:characterSpacingControl w:val="doNotCompress"/>
  <w:savePreviewPicture/>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wNzE3MTMxMDOxMLZU0lEKTi0uzszPAykwtKwFAOfXgpgtAAAA"/>
  </w:docVars>
  <w:rsids>
    <w:rsidRoot w:val="00DF09CA"/>
    <w:rsid w:val="00000BBC"/>
    <w:rsid w:val="00002527"/>
    <w:rsid w:val="00005C43"/>
    <w:rsid w:val="00007380"/>
    <w:rsid w:val="000075EC"/>
    <w:rsid w:val="00011F7E"/>
    <w:rsid w:val="00012BF3"/>
    <w:rsid w:val="00012FB7"/>
    <w:rsid w:val="00013771"/>
    <w:rsid w:val="00035A1B"/>
    <w:rsid w:val="000446C7"/>
    <w:rsid w:val="00046C92"/>
    <w:rsid w:val="00052262"/>
    <w:rsid w:val="0006319E"/>
    <w:rsid w:val="00065DD5"/>
    <w:rsid w:val="000711AE"/>
    <w:rsid w:val="000717BD"/>
    <w:rsid w:val="0007428E"/>
    <w:rsid w:val="000760DD"/>
    <w:rsid w:val="00076E90"/>
    <w:rsid w:val="00080459"/>
    <w:rsid w:val="00083E91"/>
    <w:rsid w:val="00087C00"/>
    <w:rsid w:val="000912FA"/>
    <w:rsid w:val="000913B8"/>
    <w:rsid w:val="0009314E"/>
    <w:rsid w:val="000A04A5"/>
    <w:rsid w:val="000A6DB7"/>
    <w:rsid w:val="000B0B26"/>
    <w:rsid w:val="000B38FC"/>
    <w:rsid w:val="000C124D"/>
    <w:rsid w:val="000C1989"/>
    <w:rsid w:val="000C1C92"/>
    <w:rsid w:val="000C260A"/>
    <w:rsid w:val="000C5115"/>
    <w:rsid w:val="000C54F9"/>
    <w:rsid w:val="000C60C9"/>
    <w:rsid w:val="000C69E7"/>
    <w:rsid w:val="000D14D8"/>
    <w:rsid w:val="000D32B7"/>
    <w:rsid w:val="000D7568"/>
    <w:rsid w:val="000E1C91"/>
    <w:rsid w:val="000E55D3"/>
    <w:rsid w:val="000E6860"/>
    <w:rsid w:val="000E7CDA"/>
    <w:rsid w:val="000F1C1F"/>
    <w:rsid w:val="000F1C60"/>
    <w:rsid w:val="000F1D0D"/>
    <w:rsid w:val="000F3A9C"/>
    <w:rsid w:val="000F47EA"/>
    <w:rsid w:val="000F6503"/>
    <w:rsid w:val="00102329"/>
    <w:rsid w:val="00103461"/>
    <w:rsid w:val="001038A3"/>
    <w:rsid w:val="00106C74"/>
    <w:rsid w:val="001072B4"/>
    <w:rsid w:val="0011085F"/>
    <w:rsid w:val="00110F0B"/>
    <w:rsid w:val="0011106C"/>
    <w:rsid w:val="00113588"/>
    <w:rsid w:val="00120007"/>
    <w:rsid w:val="0012157C"/>
    <w:rsid w:val="001255DD"/>
    <w:rsid w:val="00126F59"/>
    <w:rsid w:val="00132AC2"/>
    <w:rsid w:val="00134A3D"/>
    <w:rsid w:val="00140AF8"/>
    <w:rsid w:val="00145BF3"/>
    <w:rsid w:val="00153C6F"/>
    <w:rsid w:val="00155077"/>
    <w:rsid w:val="001561CD"/>
    <w:rsid w:val="00156AF2"/>
    <w:rsid w:val="00157174"/>
    <w:rsid w:val="00157F7F"/>
    <w:rsid w:val="0017551D"/>
    <w:rsid w:val="0017572F"/>
    <w:rsid w:val="001766D9"/>
    <w:rsid w:val="00182D0D"/>
    <w:rsid w:val="00184159"/>
    <w:rsid w:val="0018663B"/>
    <w:rsid w:val="0018668E"/>
    <w:rsid w:val="00186FA2"/>
    <w:rsid w:val="001A1DEC"/>
    <w:rsid w:val="001A50E3"/>
    <w:rsid w:val="001A53EF"/>
    <w:rsid w:val="001A55A1"/>
    <w:rsid w:val="001A5D98"/>
    <w:rsid w:val="001B5614"/>
    <w:rsid w:val="001C1400"/>
    <w:rsid w:val="001C18CE"/>
    <w:rsid w:val="001C1AB7"/>
    <w:rsid w:val="001C60CB"/>
    <w:rsid w:val="001C75B3"/>
    <w:rsid w:val="001E47F9"/>
    <w:rsid w:val="001E4B66"/>
    <w:rsid w:val="001E4CAD"/>
    <w:rsid w:val="001E5FFA"/>
    <w:rsid w:val="001E658D"/>
    <w:rsid w:val="001E68F6"/>
    <w:rsid w:val="001E76B5"/>
    <w:rsid w:val="00204E0A"/>
    <w:rsid w:val="00206652"/>
    <w:rsid w:val="00210E84"/>
    <w:rsid w:val="00220BF3"/>
    <w:rsid w:val="00231038"/>
    <w:rsid w:val="00231517"/>
    <w:rsid w:val="00234D89"/>
    <w:rsid w:val="00251C56"/>
    <w:rsid w:val="002520E7"/>
    <w:rsid w:val="00254FC6"/>
    <w:rsid w:val="002636A5"/>
    <w:rsid w:val="002638C1"/>
    <w:rsid w:val="00271F19"/>
    <w:rsid w:val="002732A7"/>
    <w:rsid w:val="002754A4"/>
    <w:rsid w:val="00276B81"/>
    <w:rsid w:val="00280E18"/>
    <w:rsid w:val="00280FC0"/>
    <w:rsid w:val="002817FC"/>
    <w:rsid w:val="00281E0F"/>
    <w:rsid w:val="00283876"/>
    <w:rsid w:val="002848B0"/>
    <w:rsid w:val="002907D9"/>
    <w:rsid w:val="00291B4C"/>
    <w:rsid w:val="00292515"/>
    <w:rsid w:val="002925B4"/>
    <w:rsid w:val="002950B3"/>
    <w:rsid w:val="00297C71"/>
    <w:rsid w:val="002A0AA4"/>
    <w:rsid w:val="002A32C0"/>
    <w:rsid w:val="002A3551"/>
    <w:rsid w:val="002A6C9A"/>
    <w:rsid w:val="002B379F"/>
    <w:rsid w:val="002B3A93"/>
    <w:rsid w:val="002B5C79"/>
    <w:rsid w:val="002C43B3"/>
    <w:rsid w:val="002D3B3E"/>
    <w:rsid w:val="002D4AFA"/>
    <w:rsid w:val="002E40C7"/>
    <w:rsid w:val="002E443C"/>
    <w:rsid w:val="002E537B"/>
    <w:rsid w:val="002E6760"/>
    <w:rsid w:val="002F3DB3"/>
    <w:rsid w:val="002F4462"/>
    <w:rsid w:val="002F614B"/>
    <w:rsid w:val="003023E5"/>
    <w:rsid w:val="003046C8"/>
    <w:rsid w:val="00306BE0"/>
    <w:rsid w:val="00313612"/>
    <w:rsid w:val="003179E9"/>
    <w:rsid w:val="00327549"/>
    <w:rsid w:val="00327658"/>
    <w:rsid w:val="003338C6"/>
    <w:rsid w:val="00333E92"/>
    <w:rsid w:val="00336C9B"/>
    <w:rsid w:val="00340247"/>
    <w:rsid w:val="00343B1C"/>
    <w:rsid w:val="00344FEA"/>
    <w:rsid w:val="003461DA"/>
    <w:rsid w:val="00346A7F"/>
    <w:rsid w:val="0034766F"/>
    <w:rsid w:val="003522ED"/>
    <w:rsid w:val="00354043"/>
    <w:rsid w:val="003554D1"/>
    <w:rsid w:val="00360CDE"/>
    <w:rsid w:val="003612BC"/>
    <w:rsid w:val="00361847"/>
    <w:rsid w:val="00364A45"/>
    <w:rsid w:val="00366BB0"/>
    <w:rsid w:val="00374B43"/>
    <w:rsid w:val="00374FDB"/>
    <w:rsid w:val="0038420D"/>
    <w:rsid w:val="00393047"/>
    <w:rsid w:val="0039490B"/>
    <w:rsid w:val="00395750"/>
    <w:rsid w:val="00396CE8"/>
    <w:rsid w:val="00397504"/>
    <w:rsid w:val="003A1462"/>
    <w:rsid w:val="003A1AF1"/>
    <w:rsid w:val="003A1E07"/>
    <w:rsid w:val="003A5508"/>
    <w:rsid w:val="003A56D8"/>
    <w:rsid w:val="003B5C83"/>
    <w:rsid w:val="003C6D98"/>
    <w:rsid w:val="003D060C"/>
    <w:rsid w:val="003D4FF4"/>
    <w:rsid w:val="003E215B"/>
    <w:rsid w:val="003E236B"/>
    <w:rsid w:val="003E2489"/>
    <w:rsid w:val="003E42EA"/>
    <w:rsid w:val="003E4C67"/>
    <w:rsid w:val="003E5BBF"/>
    <w:rsid w:val="003F17B2"/>
    <w:rsid w:val="003F5AE7"/>
    <w:rsid w:val="003F740B"/>
    <w:rsid w:val="00401530"/>
    <w:rsid w:val="00402A8D"/>
    <w:rsid w:val="00403AD1"/>
    <w:rsid w:val="00403E0F"/>
    <w:rsid w:val="004164AF"/>
    <w:rsid w:val="004167E9"/>
    <w:rsid w:val="004171B9"/>
    <w:rsid w:val="00417E3D"/>
    <w:rsid w:val="00417F88"/>
    <w:rsid w:val="00422B1F"/>
    <w:rsid w:val="004233E1"/>
    <w:rsid w:val="00424B34"/>
    <w:rsid w:val="004276EF"/>
    <w:rsid w:val="00434674"/>
    <w:rsid w:val="00435FFD"/>
    <w:rsid w:val="00437C35"/>
    <w:rsid w:val="0044080A"/>
    <w:rsid w:val="00451BCD"/>
    <w:rsid w:val="00453B89"/>
    <w:rsid w:val="00462A62"/>
    <w:rsid w:val="00463862"/>
    <w:rsid w:val="00466880"/>
    <w:rsid w:val="00475ABE"/>
    <w:rsid w:val="004815B5"/>
    <w:rsid w:val="004816B9"/>
    <w:rsid w:val="00481C1B"/>
    <w:rsid w:val="00486B80"/>
    <w:rsid w:val="00487571"/>
    <w:rsid w:val="0049068A"/>
    <w:rsid w:val="00492893"/>
    <w:rsid w:val="00492F28"/>
    <w:rsid w:val="004A2A42"/>
    <w:rsid w:val="004A66B4"/>
    <w:rsid w:val="004A7B4A"/>
    <w:rsid w:val="004B0C43"/>
    <w:rsid w:val="004B14F3"/>
    <w:rsid w:val="004B292C"/>
    <w:rsid w:val="004C7B5E"/>
    <w:rsid w:val="004D1E5C"/>
    <w:rsid w:val="004D39BE"/>
    <w:rsid w:val="004D50BA"/>
    <w:rsid w:val="004E4FB2"/>
    <w:rsid w:val="004E5761"/>
    <w:rsid w:val="004E7F6E"/>
    <w:rsid w:val="004F197F"/>
    <w:rsid w:val="004F4F29"/>
    <w:rsid w:val="0050073F"/>
    <w:rsid w:val="00501A11"/>
    <w:rsid w:val="00504EB5"/>
    <w:rsid w:val="00505F31"/>
    <w:rsid w:val="00511763"/>
    <w:rsid w:val="00511DE4"/>
    <w:rsid w:val="00512446"/>
    <w:rsid w:val="00512AE9"/>
    <w:rsid w:val="0052003C"/>
    <w:rsid w:val="00520C09"/>
    <w:rsid w:val="0052220C"/>
    <w:rsid w:val="00525D4D"/>
    <w:rsid w:val="00535430"/>
    <w:rsid w:val="005378C8"/>
    <w:rsid w:val="005415A4"/>
    <w:rsid w:val="005455E4"/>
    <w:rsid w:val="0055516A"/>
    <w:rsid w:val="0055583F"/>
    <w:rsid w:val="00560344"/>
    <w:rsid w:val="0056130C"/>
    <w:rsid w:val="00561AAE"/>
    <w:rsid w:val="00561C9A"/>
    <w:rsid w:val="00564C5D"/>
    <w:rsid w:val="0056563C"/>
    <w:rsid w:val="00565676"/>
    <w:rsid w:val="00572B4B"/>
    <w:rsid w:val="005749B1"/>
    <w:rsid w:val="00582FA7"/>
    <w:rsid w:val="005850FB"/>
    <w:rsid w:val="005860DC"/>
    <w:rsid w:val="00586B32"/>
    <w:rsid w:val="00587AB3"/>
    <w:rsid w:val="00591C20"/>
    <w:rsid w:val="0059793D"/>
    <w:rsid w:val="005A07B6"/>
    <w:rsid w:val="005A09DF"/>
    <w:rsid w:val="005A2BB5"/>
    <w:rsid w:val="005A3587"/>
    <w:rsid w:val="005A4C59"/>
    <w:rsid w:val="005A5E64"/>
    <w:rsid w:val="005A6655"/>
    <w:rsid w:val="005A7F6D"/>
    <w:rsid w:val="005B0604"/>
    <w:rsid w:val="005B0CF9"/>
    <w:rsid w:val="005B2B91"/>
    <w:rsid w:val="005B3FAC"/>
    <w:rsid w:val="005B443C"/>
    <w:rsid w:val="005B622D"/>
    <w:rsid w:val="005B7B18"/>
    <w:rsid w:val="005B7C9E"/>
    <w:rsid w:val="005C447F"/>
    <w:rsid w:val="005D18C4"/>
    <w:rsid w:val="005E1A02"/>
    <w:rsid w:val="0060179E"/>
    <w:rsid w:val="00601F94"/>
    <w:rsid w:val="00605F38"/>
    <w:rsid w:val="00606598"/>
    <w:rsid w:val="00606CE3"/>
    <w:rsid w:val="00607FD8"/>
    <w:rsid w:val="00611C8D"/>
    <w:rsid w:val="00617CC2"/>
    <w:rsid w:val="00623022"/>
    <w:rsid w:val="00626F63"/>
    <w:rsid w:val="00631310"/>
    <w:rsid w:val="0063637B"/>
    <w:rsid w:val="00640688"/>
    <w:rsid w:val="0064068A"/>
    <w:rsid w:val="00642627"/>
    <w:rsid w:val="0064411F"/>
    <w:rsid w:val="006510F1"/>
    <w:rsid w:val="00653279"/>
    <w:rsid w:val="00654227"/>
    <w:rsid w:val="006552CC"/>
    <w:rsid w:val="00660926"/>
    <w:rsid w:val="006655AA"/>
    <w:rsid w:val="00673BDC"/>
    <w:rsid w:val="00676B1E"/>
    <w:rsid w:val="0068130F"/>
    <w:rsid w:val="0068373F"/>
    <w:rsid w:val="00685665"/>
    <w:rsid w:val="00686932"/>
    <w:rsid w:val="006907BC"/>
    <w:rsid w:val="00691C0D"/>
    <w:rsid w:val="00692631"/>
    <w:rsid w:val="00693A06"/>
    <w:rsid w:val="00696CE1"/>
    <w:rsid w:val="006A06F0"/>
    <w:rsid w:val="006A1B9F"/>
    <w:rsid w:val="006A1F4F"/>
    <w:rsid w:val="006A4ECE"/>
    <w:rsid w:val="006B2F88"/>
    <w:rsid w:val="006B63B7"/>
    <w:rsid w:val="006B6960"/>
    <w:rsid w:val="006C1A8F"/>
    <w:rsid w:val="006C1D45"/>
    <w:rsid w:val="006C2380"/>
    <w:rsid w:val="006C557A"/>
    <w:rsid w:val="006C63B7"/>
    <w:rsid w:val="006D2EE4"/>
    <w:rsid w:val="006D304D"/>
    <w:rsid w:val="006D35D1"/>
    <w:rsid w:val="006D4804"/>
    <w:rsid w:val="006E4977"/>
    <w:rsid w:val="006E61EB"/>
    <w:rsid w:val="006F4DC4"/>
    <w:rsid w:val="006F6D31"/>
    <w:rsid w:val="0070156F"/>
    <w:rsid w:val="007034D8"/>
    <w:rsid w:val="00707733"/>
    <w:rsid w:val="00714AE1"/>
    <w:rsid w:val="0072769E"/>
    <w:rsid w:val="00730A3D"/>
    <w:rsid w:val="00733C08"/>
    <w:rsid w:val="00735FA0"/>
    <w:rsid w:val="00742FEA"/>
    <w:rsid w:val="007434CD"/>
    <w:rsid w:val="007473FF"/>
    <w:rsid w:val="00747B00"/>
    <w:rsid w:val="007529A1"/>
    <w:rsid w:val="0075382B"/>
    <w:rsid w:val="00755141"/>
    <w:rsid w:val="007561BB"/>
    <w:rsid w:val="007607A8"/>
    <w:rsid w:val="0076116B"/>
    <w:rsid w:val="00761AD6"/>
    <w:rsid w:val="0076606D"/>
    <w:rsid w:val="007740B1"/>
    <w:rsid w:val="00774E01"/>
    <w:rsid w:val="0078461E"/>
    <w:rsid w:val="00784D0C"/>
    <w:rsid w:val="007912E2"/>
    <w:rsid w:val="0079217A"/>
    <w:rsid w:val="007A16E2"/>
    <w:rsid w:val="007A1AE5"/>
    <w:rsid w:val="007A3094"/>
    <w:rsid w:val="007A63B1"/>
    <w:rsid w:val="007B35BF"/>
    <w:rsid w:val="007B4DD0"/>
    <w:rsid w:val="007B5167"/>
    <w:rsid w:val="007B746C"/>
    <w:rsid w:val="007B7A26"/>
    <w:rsid w:val="007C04D7"/>
    <w:rsid w:val="007D72C9"/>
    <w:rsid w:val="007D73FF"/>
    <w:rsid w:val="007E2729"/>
    <w:rsid w:val="007E740B"/>
    <w:rsid w:val="007F0620"/>
    <w:rsid w:val="007F0EBE"/>
    <w:rsid w:val="007F6F5D"/>
    <w:rsid w:val="008070E2"/>
    <w:rsid w:val="00810854"/>
    <w:rsid w:val="00815BB2"/>
    <w:rsid w:val="008211E8"/>
    <w:rsid w:val="00824552"/>
    <w:rsid w:val="008254A6"/>
    <w:rsid w:val="00833608"/>
    <w:rsid w:val="008343CE"/>
    <w:rsid w:val="00834EE9"/>
    <w:rsid w:val="00844D1D"/>
    <w:rsid w:val="00846F8D"/>
    <w:rsid w:val="00847C22"/>
    <w:rsid w:val="008509EC"/>
    <w:rsid w:val="00851551"/>
    <w:rsid w:val="00851EEB"/>
    <w:rsid w:val="008547F8"/>
    <w:rsid w:val="008609A4"/>
    <w:rsid w:val="00861C9E"/>
    <w:rsid w:val="008624B1"/>
    <w:rsid w:val="00863601"/>
    <w:rsid w:val="00864B57"/>
    <w:rsid w:val="008659EA"/>
    <w:rsid w:val="00870CB8"/>
    <w:rsid w:val="008710A4"/>
    <w:rsid w:val="00872F38"/>
    <w:rsid w:val="00877778"/>
    <w:rsid w:val="0088645F"/>
    <w:rsid w:val="00896B5E"/>
    <w:rsid w:val="008A0169"/>
    <w:rsid w:val="008A1EA3"/>
    <w:rsid w:val="008A516F"/>
    <w:rsid w:val="008B2D83"/>
    <w:rsid w:val="008B4203"/>
    <w:rsid w:val="008B530A"/>
    <w:rsid w:val="008B5D30"/>
    <w:rsid w:val="008C206B"/>
    <w:rsid w:val="008C2732"/>
    <w:rsid w:val="008C3DA5"/>
    <w:rsid w:val="008C57BA"/>
    <w:rsid w:val="008D06BF"/>
    <w:rsid w:val="008D6C4D"/>
    <w:rsid w:val="008E24FD"/>
    <w:rsid w:val="008E343D"/>
    <w:rsid w:val="008E38FB"/>
    <w:rsid w:val="008E4098"/>
    <w:rsid w:val="008E4A74"/>
    <w:rsid w:val="008E77C8"/>
    <w:rsid w:val="008F20F5"/>
    <w:rsid w:val="008F622B"/>
    <w:rsid w:val="00901536"/>
    <w:rsid w:val="0090572F"/>
    <w:rsid w:val="0091318C"/>
    <w:rsid w:val="00913400"/>
    <w:rsid w:val="00913A03"/>
    <w:rsid w:val="009156D5"/>
    <w:rsid w:val="0093367B"/>
    <w:rsid w:val="009403A2"/>
    <w:rsid w:val="009403AD"/>
    <w:rsid w:val="009408CD"/>
    <w:rsid w:val="00941968"/>
    <w:rsid w:val="009430B7"/>
    <w:rsid w:val="00965A8E"/>
    <w:rsid w:val="009676BF"/>
    <w:rsid w:val="0097115E"/>
    <w:rsid w:val="0097386E"/>
    <w:rsid w:val="009806B1"/>
    <w:rsid w:val="00982647"/>
    <w:rsid w:val="0098491B"/>
    <w:rsid w:val="00986819"/>
    <w:rsid w:val="00990CA0"/>
    <w:rsid w:val="00995270"/>
    <w:rsid w:val="009A51C2"/>
    <w:rsid w:val="009A7005"/>
    <w:rsid w:val="009B5433"/>
    <w:rsid w:val="009C72E3"/>
    <w:rsid w:val="009D001E"/>
    <w:rsid w:val="009D06F7"/>
    <w:rsid w:val="009D32C2"/>
    <w:rsid w:val="009D41BB"/>
    <w:rsid w:val="009E056F"/>
    <w:rsid w:val="009E273D"/>
    <w:rsid w:val="009F003A"/>
    <w:rsid w:val="009F1E1F"/>
    <w:rsid w:val="009F75B6"/>
    <w:rsid w:val="00A03F8B"/>
    <w:rsid w:val="00A04052"/>
    <w:rsid w:val="00A0438E"/>
    <w:rsid w:val="00A06E23"/>
    <w:rsid w:val="00A07076"/>
    <w:rsid w:val="00A10C0F"/>
    <w:rsid w:val="00A16D39"/>
    <w:rsid w:val="00A27A84"/>
    <w:rsid w:val="00A27C5C"/>
    <w:rsid w:val="00A31598"/>
    <w:rsid w:val="00A3239D"/>
    <w:rsid w:val="00A33B79"/>
    <w:rsid w:val="00A42339"/>
    <w:rsid w:val="00A45424"/>
    <w:rsid w:val="00A458E9"/>
    <w:rsid w:val="00A50D0F"/>
    <w:rsid w:val="00A608C9"/>
    <w:rsid w:val="00A63184"/>
    <w:rsid w:val="00A70DB9"/>
    <w:rsid w:val="00A734E6"/>
    <w:rsid w:val="00A7564A"/>
    <w:rsid w:val="00A75BB5"/>
    <w:rsid w:val="00A80461"/>
    <w:rsid w:val="00A83BAB"/>
    <w:rsid w:val="00A846E6"/>
    <w:rsid w:val="00A85945"/>
    <w:rsid w:val="00A869E8"/>
    <w:rsid w:val="00A951CB"/>
    <w:rsid w:val="00AA1560"/>
    <w:rsid w:val="00AA294E"/>
    <w:rsid w:val="00AA4CFA"/>
    <w:rsid w:val="00AB1D52"/>
    <w:rsid w:val="00AB3B6E"/>
    <w:rsid w:val="00AB446B"/>
    <w:rsid w:val="00AC0B1F"/>
    <w:rsid w:val="00AC2AC4"/>
    <w:rsid w:val="00AC413B"/>
    <w:rsid w:val="00AC58C8"/>
    <w:rsid w:val="00AC76ED"/>
    <w:rsid w:val="00AD2B6E"/>
    <w:rsid w:val="00AD4330"/>
    <w:rsid w:val="00AD5008"/>
    <w:rsid w:val="00AD5034"/>
    <w:rsid w:val="00AD643C"/>
    <w:rsid w:val="00AD6F12"/>
    <w:rsid w:val="00AE011D"/>
    <w:rsid w:val="00AE0819"/>
    <w:rsid w:val="00AE5EDB"/>
    <w:rsid w:val="00AE7B76"/>
    <w:rsid w:val="00AF08CC"/>
    <w:rsid w:val="00AF475A"/>
    <w:rsid w:val="00AF4BB8"/>
    <w:rsid w:val="00AF53D6"/>
    <w:rsid w:val="00B0048C"/>
    <w:rsid w:val="00B022D4"/>
    <w:rsid w:val="00B063C9"/>
    <w:rsid w:val="00B068CE"/>
    <w:rsid w:val="00B074BA"/>
    <w:rsid w:val="00B13300"/>
    <w:rsid w:val="00B13FEC"/>
    <w:rsid w:val="00B208B3"/>
    <w:rsid w:val="00B248B4"/>
    <w:rsid w:val="00B273D5"/>
    <w:rsid w:val="00B30CFE"/>
    <w:rsid w:val="00B33AC3"/>
    <w:rsid w:val="00B3492C"/>
    <w:rsid w:val="00B376E1"/>
    <w:rsid w:val="00B4160D"/>
    <w:rsid w:val="00B43672"/>
    <w:rsid w:val="00B45020"/>
    <w:rsid w:val="00B46C92"/>
    <w:rsid w:val="00B47A04"/>
    <w:rsid w:val="00B47AF2"/>
    <w:rsid w:val="00B50335"/>
    <w:rsid w:val="00B54CAD"/>
    <w:rsid w:val="00B56533"/>
    <w:rsid w:val="00B56E81"/>
    <w:rsid w:val="00B663B2"/>
    <w:rsid w:val="00B6704A"/>
    <w:rsid w:val="00B67A1A"/>
    <w:rsid w:val="00B715AF"/>
    <w:rsid w:val="00B82D1F"/>
    <w:rsid w:val="00B85B8B"/>
    <w:rsid w:val="00B87C9E"/>
    <w:rsid w:val="00B97F56"/>
    <w:rsid w:val="00BA008C"/>
    <w:rsid w:val="00BA317C"/>
    <w:rsid w:val="00BA4288"/>
    <w:rsid w:val="00BA736A"/>
    <w:rsid w:val="00BB13BF"/>
    <w:rsid w:val="00BB2577"/>
    <w:rsid w:val="00BB4F63"/>
    <w:rsid w:val="00BC2D02"/>
    <w:rsid w:val="00BC74E3"/>
    <w:rsid w:val="00BD0CD0"/>
    <w:rsid w:val="00BD3CDF"/>
    <w:rsid w:val="00BD5048"/>
    <w:rsid w:val="00BD61E3"/>
    <w:rsid w:val="00BE1FBE"/>
    <w:rsid w:val="00BE430D"/>
    <w:rsid w:val="00BF03D2"/>
    <w:rsid w:val="00BF1C7F"/>
    <w:rsid w:val="00C0004F"/>
    <w:rsid w:val="00C04CB2"/>
    <w:rsid w:val="00C05EEE"/>
    <w:rsid w:val="00C06FC1"/>
    <w:rsid w:val="00C10C7B"/>
    <w:rsid w:val="00C111D4"/>
    <w:rsid w:val="00C13013"/>
    <w:rsid w:val="00C14AFA"/>
    <w:rsid w:val="00C165FB"/>
    <w:rsid w:val="00C1663A"/>
    <w:rsid w:val="00C202F2"/>
    <w:rsid w:val="00C2204A"/>
    <w:rsid w:val="00C223E8"/>
    <w:rsid w:val="00C23354"/>
    <w:rsid w:val="00C30F93"/>
    <w:rsid w:val="00C32741"/>
    <w:rsid w:val="00C32CBF"/>
    <w:rsid w:val="00C34E20"/>
    <w:rsid w:val="00C36243"/>
    <w:rsid w:val="00C363F6"/>
    <w:rsid w:val="00C37844"/>
    <w:rsid w:val="00C40971"/>
    <w:rsid w:val="00C41B79"/>
    <w:rsid w:val="00C4439A"/>
    <w:rsid w:val="00C46606"/>
    <w:rsid w:val="00C46F8E"/>
    <w:rsid w:val="00C55B98"/>
    <w:rsid w:val="00C5647D"/>
    <w:rsid w:val="00C62140"/>
    <w:rsid w:val="00C62A39"/>
    <w:rsid w:val="00C62C17"/>
    <w:rsid w:val="00C665CA"/>
    <w:rsid w:val="00C66C11"/>
    <w:rsid w:val="00C66F43"/>
    <w:rsid w:val="00C81D4E"/>
    <w:rsid w:val="00C92485"/>
    <w:rsid w:val="00C924FA"/>
    <w:rsid w:val="00CA0541"/>
    <w:rsid w:val="00CA1E8E"/>
    <w:rsid w:val="00CA5689"/>
    <w:rsid w:val="00CB1B11"/>
    <w:rsid w:val="00CB1BD1"/>
    <w:rsid w:val="00CB356C"/>
    <w:rsid w:val="00CC1AFE"/>
    <w:rsid w:val="00CC59FD"/>
    <w:rsid w:val="00CD4409"/>
    <w:rsid w:val="00CE1630"/>
    <w:rsid w:val="00CE2301"/>
    <w:rsid w:val="00CE39CF"/>
    <w:rsid w:val="00CE7569"/>
    <w:rsid w:val="00CF236A"/>
    <w:rsid w:val="00CF239B"/>
    <w:rsid w:val="00CF2ACB"/>
    <w:rsid w:val="00D02C84"/>
    <w:rsid w:val="00D0427C"/>
    <w:rsid w:val="00D05C09"/>
    <w:rsid w:val="00D06AC6"/>
    <w:rsid w:val="00D079B2"/>
    <w:rsid w:val="00D144DB"/>
    <w:rsid w:val="00D154F0"/>
    <w:rsid w:val="00D21CE5"/>
    <w:rsid w:val="00D24965"/>
    <w:rsid w:val="00D254F7"/>
    <w:rsid w:val="00D266C1"/>
    <w:rsid w:val="00D304BF"/>
    <w:rsid w:val="00D31F05"/>
    <w:rsid w:val="00D355AE"/>
    <w:rsid w:val="00D45834"/>
    <w:rsid w:val="00D45A2B"/>
    <w:rsid w:val="00D5213E"/>
    <w:rsid w:val="00D5440A"/>
    <w:rsid w:val="00D55595"/>
    <w:rsid w:val="00D56990"/>
    <w:rsid w:val="00D7221F"/>
    <w:rsid w:val="00D73042"/>
    <w:rsid w:val="00D73742"/>
    <w:rsid w:val="00D74580"/>
    <w:rsid w:val="00D76C98"/>
    <w:rsid w:val="00D80B7E"/>
    <w:rsid w:val="00D921FC"/>
    <w:rsid w:val="00D944F0"/>
    <w:rsid w:val="00DA07CB"/>
    <w:rsid w:val="00DA13A0"/>
    <w:rsid w:val="00DA374F"/>
    <w:rsid w:val="00DA7120"/>
    <w:rsid w:val="00DB11E2"/>
    <w:rsid w:val="00DB23A7"/>
    <w:rsid w:val="00DB35D2"/>
    <w:rsid w:val="00DB39D6"/>
    <w:rsid w:val="00DB47A0"/>
    <w:rsid w:val="00DC0EEA"/>
    <w:rsid w:val="00DC4C27"/>
    <w:rsid w:val="00DD1DB1"/>
    <w:rsid w:val="00DD3B9D"/>
    <w:rsid w:val="00DD438A"/>
    <w:rsid w:val="00DE0A4B"/>
    <w:rsid w:val="00DE34BC"/>
    <w:rsid w:val="00DF09CA"/>
    <w:rsid w:val="00DF14F2"/>
    <w:rsid w:val="00DF3D55"/>
    <w:rsid w:val="00DF6073"/>
    <w:rsid w:val="00DF774B"/>
    <w:rsid w:val="00E02AE9"/>
    <w:rsid w:val="00E02F49"/>
    <w:rsid w:val="00E06F9E"/>
    <w:rsid w:val="00E07FA8"/>
    <w:rsid w:val="00E1089E"/>
    <w:rsid w:val="00E123A6"/>
    <w:rsid w:val="00E159BB"/>
    <w:rsid w:val="00E32C6F"/>
    <w:rsid w:val="00E33799"/>
    <w:rsid w:val="00E37C3F"/>
    <w:rsid w:val="00E450D2"/>
    <w:rsid w:val="00E51A90"/>
    <w:rsid w:val="00E53890"/>
    <w:rsid w:val="00E63106"/>
    <w:rsid w:val="00E71900"/>
    <w:rsid w:val="00E73BE1"/>
    <w:rsid w:val="00E775DA"/>
    <w:rsid w:val="00E82211"/>
    <w:rsid w:val="00E82BC1"/>
    <w:rsid w:val="00E85B2E"/>
    <w:rsid w:val="00E90CEA"/>
    <w:rsid w:val="00E91D65"/>
    <w:rsid w:val="00E937AE"/>
    <w:rsid w:val="00EA24A8"/>
    <w:rsid w:val="00EA2594"/>
    <w:rsid w:val="00EA37F1"/>
    <w:rsid w:val="00EA3D6E"/>
    <w:rsid w:val="00EA66FE"/>
    <w:rsid w:val="00EA762D"/>
    <w:rsid w:val="00EB4533"/>
    <w:rsid w:val="00EB66E1"/>
    <w:rsid w:val="00EB7125"/>
    <w:rsid w:val="00ED0FAE"/>
    <w:rsid w:val="00EE27E0"/>
    <w:rsid w:val="00EE450C"/>
    <w:rsid w:val="00EE6542"/>
    <w:rsid w:val="00EE761A"/>
    <w:rsid w:val="00EF0520"/>
    <w:rsid w:val="00EF1205"/>
    <w:rsid w:val="00EF587C"/>
    <w:rsid w:val="00EF62EA"/>
    <w:rsid w:val="00F016A8"/>
    <w:rsid w:val="00F02DFD"/>
    <w:rsid w:val="00F1171F"/>
    <w:rsid w:val="00F1301B"/>
    <w:rsid w:val="00F15123"/>
    <w:rsid w:val="00F15521"/>
    <w:rsid w:val="00F15C9A"/>
    <w:rsid w:val="00F162C1"/>
    <w:rsid w:val="00F17732"/>
    <w:rsid w:val="00F210DA"/>
    <w:rsid w:val="00F2110B"/>
    <w:rsid w:val="00F34E6A"/>
    <w:rsid w:val="00F36C14"/>
    <w:rsid w:val="00F414E8"/>
    <w:rsid w:val="00F418EB"/>
    <w:rsid w:val="00F44037"/>
    <w:rsid w:val="00F51F5B"/>
    <w:rsid w:val="00F553AA"/>
    <w:rsid w:val="00F55AA9"/>
    <w:rsid w:val="00F61119"/>
    <w:rsid w:val="00F62FF4"/>
    <w:rsid w:val="00F64B9E"/>
    <w:rsid w:val="00F66C0B"/>
    <w:rsid w:val="00F70012"/>
    <w:rsid w:val="00F705A5"/>
    <w:rsid w:val="00F72B0E"/>
    <w:rsid w:val="00F7462C"/>
    <w:rsid w:val="00F75507"/>
    <w:rsid w:val="00F7693C"/>
    <w:rsid w:val="00F831C0"/>
    <w:rsid w:val="00F83C92"/>
    <w:rsid w:val="00F86A6D"/>
    <w:rsid w:val="00F907A0"/>
    <w:rsid w:val="00FA03C2"/>
    <w:rsid w:val="00FA0A14"/>
    <w:rsid w:val="00FA213B"/>
    <w:rsid w:val="00FA2195"/>
    <w:rsid w:val="00FA3D33"/>
    <w:rsid w:val="00FA6518"/>
    <w:rsid w:val="00FA677F"/>
    <w:rsid w:val="00FB04CC"/>
    <w:rsid w:val="00FB2F1B"/>
    <w:rsid w:val="00FB4D31"/>
    <w:rsid w:val="00FB57E7"/>
    <w:rsid w:val="00FC2169"/>
    <w:rsid w:val="00FC4ACD"/>
    <w:rsid w:val="00FC78A2"/>
    <w:rsid w:val="00FC7FAF"/>
    <w:rsid w:val="00FD38D7"/>
    <w:rsid w:val="00FD5BEE"/>
    <w:rsid w:val="00FF100E"/>
    <w:rsid w:val="00FF3C32"/>
    <w:rsid w:val="00FF420F"/>
    <w:rsid w:val="00FF443F"/>
    <w:rsid w:val="00FF59AB"/>
    <w:rsid w:val="01E67BEB"/>
    <w:rsid w:val="027E4BEF"/>
    <w:rsid w:val="02840D6B"/>
    <w:rsid w:val="02AEAE08"/>
    <w:rsid w:val="034555E9"/>
    <w:rsid w:val="03F92FE8"/>
    <w:rsid w:val="044A7E69"/>
    <w:rsid w:val="04B499A9"/>
    <w:rsid w:val="04E407DA"/>
    <w:rsid w:val="0606DD39"/>
    <w:rsid w:val="07825F80"/>
    <w:rsid w:val="081E6F99"/>
    <w:rsid w:val="08246A22"/>
    <w:rsid w:val="0A1943C8"/>
    <w:rsid w:val="0A3C050A"/>
    <w:rsid w:val="0AE229E8"/>
    <w:rsid w:val="0C7DFA49"/>
    <w:rsid w:val="0C84A409"/>
    <w:rsid w:val="0D4E3407"/>
    <w:rsid w:val="0E1C0051"/>
    <w:rsid w:val="0E721176"/>
    <w:rsid w:val="0EF09C02"/>
    <w:rsid w:val="0F1E81C4"/>
    <w:rsid w:val="100A4C32"/>
    <w:rsid w:val="107AC891"/>
    <w:rsid w:val="108C6C63"/>
    <w:rsid w:val="10B9380F"/>
    <w:rsid w:val="112BC11C"/>
    <w:rsid w:val="123F3F55"/>
    <w:rsid w:val="12550870"/>
    <w:rsid w:val="12A5BC94"/>
    <w:rsid w:val="1323B0BB"/>
    <w:rsid w:val="14556FEF"/>
    <w:rsid w:val="1555A99E"/>
    <w:rsid w:val="155BF231"/>
    <w:rsid w:val="1913CD95"/>
    <w:rsid w:val="1A46F1F8"/>
    <w:rsid w:val="1D061AEE"/>
    <w:rsid w:val="1E71EABE"/>
    <w:rsid w:val="20C1B76F"/>
    <w:rsid w:val="245EEB40"/>
    <w:rsid w:val="24C073AB"/>
    <w:rsid w:val="252CF176"/>
    <w:rsid w:val="25632F55"/>
    <w:rsid w:val="25919541"/>
    <w:rsid w:val="25C479F1"/>
    <w:rsid w:val="25F7A067"/>
    <w:rsid w:val="267FD4A0"/>
    <w:rsid w:val="27021D47"/>
    <w:rsid w:val="270A4F55"/>
    <w:rsid w:val="27DF1C6C"/>
    <w:rsid w:val="28A8127B"/>
    <w:rsid w:val="28D94EB4"/>
    <w:rsid w:val="29A65C0C"/>
    <w:rsid w:val="2A363F5E"/>
    <w:rsid w:val="2A3799A9"/>
    <w:rsid w:val="2AC6D12F"/>
    <w:rsid w:val="2B8AF021"/>
    <w:rsid w:val="2CB4650A"/>
    <w:rsid w:val="2F7CB819"/>
    <w:rsid w:val="2FB076A5"/>
    <w:rsid w:val="2FD1A81F"/>
    <w:rsid w:val="31A6F1DC"/>
    <w:rsid w:val="31EF6E7E"/>
    <w:rsid w:val="32B0505C"/>
    <w:rsid w:val="335C15F5"/>
    <w:rsid w:val="344786BB"/>
    <w:rsid w:val="34E58B05"/>
    <w:rsid w:val="3514F7A6"/>
    <w:rsid w:val="351F3208"/>
    <w:rsid w:val="3631FD59"/>
    <w:rsid w:val="366EAD36"/>
    <w:rsid w:val="37C7897E"/>
    <w:rsid w:val="380A7D97"/>
    <w:rsid w:val="38549883"/>
    <w:rsid w:val="3859826D"/>
    <w:rsid w:val="3B186922"/>
    <w:rsid w:val="3B421E59"/>
    <w:rsid w:val="3B4DD422"/>
    <w:rsid w:val="3BF40D94"/>
    <w:rsid w:val="3CED89A1"/>
    <w:rsid w:val="3D48330E"/>
    <w:rsid w:val="3DAEA38C"/>
    <w:rsid w:val="3F40F3CB"/>
    <w:rsid w:val="3F9A570A"/>
    <w:rsid w:val="4005F2D4"/>
    <w:rsid w:val="40689A14"/>
    <w:rsid w:val="407DFC55"/>
    <w:rsid w:val="40C65E56"/>
    <w:rsid w:val="42689D00"/>
    <w:rsid w:val="429E8E29"/>
    <w:rsid w:val="450827E1"/>
    <w:rsid w:val="453B6D44"/>
    <w:rsid w:val="4622A74B"/>
    <w:rsid w:val="4627E0A4"/>
    <w:rsid w:val="47B7DCBC"/>
    <w:rsid w:val="47C3FDCF"/>
    <w:rsid w:val="49EAC802"/>
    <w:rsid w:val="4A837BD1"/>
    <w:rsid w:val="4AD4D98F"/>
    <w:rsid w:val="4B34232D"/>
    <w:rsid w:val="4B683D83"/>
    <w:rsid w:val="4B6DC712"/>
    <w:rsid w:val="4BAFAD71"/>
    <w:rsid w:val="4C2D25D5"/>
    <w:rsid w:val="4C32DCB9"/>
    <w:rsid w:val="4D29EB2E"/>
    <w:rsid w:val="4DCCB4DC"/>
    <w:rsid w:val="4E4068B9"/>
    <w:rsid w:val="4EA38634"/>
    <w:rsid w:val="4EA8E024"/>
    <w:rsid w:val="4F7CF79C"/>
    <w:rsid w:val="4FFCEA0F"/>
    <w:rsid w:val="5028E92D"/>
    <w:rsid w:val="52A21E3D"/>
    <w:rsid w:val="52DC603A"/>
    <w:rsid w:val="5380C786"/>
    <w:rsid w:val="53E12340"/>
    <w:rsid w:val="54305ADF"/>
    <w:rsid w:val="54EF16C1"/>
    <w:rsid w:val="558D4C4C"/>
    <w:rsid w:val="55D03346"/>
    <w:rsid w:val="56B2F8CF"/>
    <w:rsid w:val="5757EFC5"/>
    <w:rsid w:val="5B309CD3"/>
    <w:rsid w:val="5CA7D1FD"/>
    <w:rsid w:val="5DD17C95"/>
    <w:rsid w:val="5E541630"/>
    <w:rsid w:val="5F62F84F"/>
    <w:rsid w:val="5FBA51DE"/>
    <w:rsid w:val="5FD8F157"/>
    <w:rsid w:val="6016D5E9"/>
    <w:rsid w:val="6047D5F5"/>
    <w:rsid w:val="61B14BFF"/>
    <w:rsid w:val="6291B0DC"/>
    <w:rsid w:val="63292D9C"/>
    <w:rsid w:val="634F1C2D"/>
    <w:rsid w:val="644D7110"/>
    <w:rsid w:val="64C12A6F"/>
    <w:rsid w:val="65AF3486"/>
    <w:rsid w:val="663FF2C9"/>
    <w:rsid w:val="67F48972"/>
    <w:rsid w:val="6931806F"/>
    <w:rsid w:val="6A0989D7"/>
    <w:rsid w:val="6A95E078"/>
    <w:rsid w:val="6B927622"/>
    <w:rsid w:val="6C15CAEA"/>
    <w:rsid w:val="6C652332"/>
    <w:rsid w:val="6E2C48AC"/>
    <w:rsid w:val="6EB0EE87"/>
    <w:rsid w:val="6EF2ADCE"/>
    <w:rsid w:val="6F84EC45"/>
    <w:rsid w:val="70563F0A"/>
    <w:rsid w:val="708D2351"/>
    <w:rsid w:val="7103A73A"/>
    <w:rsid w:val="712D1062"/>
    <w:rsid w:val="713A3AF4"/>
    <w:rsid w:val="718E5737"/>
    <w:rsid w:val="71AB3F2F"/>
    <w:rsid w:val="71D4B2BA"/>
    <w:rsid w:val="7226DF37"/>
    <w:rsid w:val="7303F1BA"/>
    <w:rsid w:val="7358C266"/>
    <w:rsid w:val="7382882F"/>
    <w:rsid w:val="73C8F094"/>
    <w:rsid w:val="7484AD9D"/>
    <w:rsid w:val="759CA428"/>
    <w:rsid w:val="75E966D1"/>
    <w:rsid w:val="76F3B9B5"/>
    <w:rsid w:val="77D44ADB"/>
    <w:rsid w:val="7B790BB9"/>
    <w:rsid w:val="7C00E4B3"/>
    <w:rsid w:val="7C7B46FC"/>
    <w:rsid w:val="7DA2ED45"/>
    <w:rsid w:val="7E17175D"/>
    <w:rsid w:val="7F005B1D"/>
    <w:rsid w:val="7F1C7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12FF1"/>
  <w15:chartTrackingRefBased/>
  <w15:docId w15:val="{021F3625-38D0-41A6-98A7-EB04EE1BB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5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2CBF"/>
    <w:pPr>
      <w:tabs>
        <w:tab w:val="center" w:pos="4320"/>
        <w:tab w:val="right" w:pos="8640"/>
      </w:tabs>
      <w:spacing w:after="0" w:line="240" w:lineRule="auto"/>
    </w:pPr>
  </w:style>
  <w:style w:type="character" w:customStyle="1" w:styleId="HeaderChar">
    <w:name w:val="Header Char"/>
    <w:basedOn w:val="DefaultParagraphFont"/>
    <w:link w:val="Header"/>
    <w:uiPriority w:val="99"/>
    <w:rsid w:val="00C32CBF"/>
  </w:style>
  <w:style w:type="paragraph" w:styleId="Footer">
    <w:name w:val="footer"/>
    <w:basedOn w:val="Normal"/>
    <w:link w:val="FooterChar"/>
    <w:uiPriority w:val="99"/>
    <w:unhideWhenUsed/>
    <w:rsid w:val="00C32CBF"/>
    <w:pPr>
      <w:tabs>
        <w:tab w:val="center" w:pos="4320"/>
        <w:tab w:val="right" w:pos="8640"/>
      </w:tabs>
      <w:spacing w:after="0" w:line="240" w:lineRule="auto"/>
    </w:pPr>
  </w:style>
  <w:style w:type="character" w:customStyle="1" w:styleId="FooterChar">
    <w:name w:val="Footer Char"/>
    <w:basedOn w:val="DefaultParagraphFont"/>
    <w:link w:val="Footer"/>
    <w:uiPriority w:val="99"/>
    <w:rsid w:val="00C32CBF"/>
  </w:style>
  <w:style w:type="paragraph" w:styleId="NormalWeb">
    <w:name w:val="Normal (Web)"/>
    <w:basedOn w:val="Normal"/>
    <w:uiPriority w:val="99"/>
    <w:unhideWhenUsed/>
    <w:rsid w:val="00C443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C72E3"/>
    <w:rPr>
      <w:color w:val="0000FF"/>
      <w:u w:val="single"/>
    </w:rPr>
  </w:style>
  <w:style w:type="table" w:styleId="TableGrid">
    <w:name w:val="Table Grid"/>
    <w:basedOn w:val="TableNormal"/>
    <w:uiPriority w:val="39"/>
    <w:qFormat/>
    <w:rsid w:val="009C7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3047"/>
    <w:pPr>
      <w:ind w:left="720"/>
      <w:contextualSpacing/>
    </w:pPr>
  </w:style>
  <w:style w:type="paragraph" w:styleId="BalloonText">
    <w:name w:val="Balloon Text"/>
    <w:basedOn w:val="Normal"/>
    <w:link w:val="BalloonTextChar"/>
    <w:uiPriority w:val="99"/>
    <w:semiHidden/>
    <w:unhideWhenUsed/>
    <w:rsid w:val="00E6310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E63106"/>
    <w:rPr>
      <w:sz w:val="18"/>
      <w:szCs w:val="18"/>
    </w:rPr>
  </w:style>
  <w:style w:type="character" w:styleId="CommentReference">
    <w:name w:val="annotation reference"/>
    <w:basedOn w:val="DefaultParagraphFont"/>
    <w:uiPriority w:val="99"/>
    <w:semiHidden/>
    <w:unhideWhenUsed/>
    <w:qFormat/>
    <w:rsid w:val="00011F7E"/>
    <w:rPr>
      <w:sz w:val="21"/>
      <w:szCs w:val="21"/>
    </w:rPr>
  </w:style>
  <w:style w:type="character" w:styleId="UnresolvedMention">
    <w:name w:val="Unresolved Mention"/>
    <w:basedOn w:val="DefaultParagraphFont"/>
    <w:uiPriority w:val="99"/>
    <w:semiHidden/>
    <w:unhideWhenUsed/>
    <w:rsid w:val="000760DD"/>
    <w:rPr>
      <w:color w:val="605E5C"/>
      <w:shd w:val="clear" w:color="auto" w:fill="E1DFDD"/>
    </w:rPr>
  </w:style>
  <w:style w:type="paragraph" w:styleId="CommentText">
    <w:name w:val="annotation text"/>
    <w:basedOn w:val="Normal"/>
    <w:link w:val="CommentTextChar"/>
    <w:uiPriority w:val="99"/>
    <w:semiHidden/>
    <w:unhideWhenUsed/>
    <w:rsid w:val="002636A5"/>
    <w:pPr>
      <w:spacing w:line="240" w:lineRule="auto"/>
    </w:pPr>
    <w:rPr>
      <w:sz w:val="20"/>
      <w:szCs w:val="20"/>
    </w:rPr>
  </w:style>
  <w:style w:type="character" w:customStyle="1" w:styleId="CommentTextChar">
    <w:name w:val="Comment Text Char"/>
    <w:basedOn w:val="DefaultParagraphFont"/>
    <w:link w:val="CommentText"/>
    <w:uiPriority w:val="99"/>
    <w:semiHidden/>
    <w:rsid w:val="002636A5"/>
    <w:rPr>
      <w:sz w:val="20"/>
      <w:szCs w:val="20"/>
    </w:rPr>
  </w:style>
  <w:style w:type="paragraph" w:styleId="CommentSubject">
    <w:name w:val="annotation subject"/>
    <w:basedOn w:val="CommentText"/>
    <w:next w:val="CommentText"/>
    <w:link w:val="CommentSubjectChar"/>
    <w:uiPriority w:val="99"/>
    <w:semiHidden/>
    <w:unhideWhenUsed/>
    <w:rsid w:val="002636A5"/>
    <w:rPr>
      <w:b/>
      <w:bCs/>
    </w:rPr>
  </w:style>
  <w:style w:type="character" w:customStyle="1" w:styleId="CommentSubjectChar">
    <w:name w:val="Comment Subject Char"/>
    <w:basedOn w:val="CommentTextChar"/>
    <w:link w:val="CommentSubject"/>
    <w:uiPriority w:val="99"/>
    <w:semiHidden/>
    <w:rsid w:val="002636A5"/>
    <w:rPr>
      <w:b/>
      <w:bCs/>
      <w:sz w:val="20"/>
      <w:szCs w:val="20"/>
    </w:rPr>
  </w:style>
  <w:style w:type="paragraph" w:styleId="Revision">
    <w:name w:val="Revision"/>
    <w:hidden/>
    <w:uiPriority w:val="99"/>
    <w:semiHidden/>
    <w:rsid w:val="00475A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173">
      <w:bodyDiv w:val="1"/>
      <w:marLeft w:val="0"/>
      <w:marRight w:val="0"/>
      <w:marTop w:val="0"/>
      <w:marBottom w:val="0"/>
      <w:divBdr>
        <w:top w:val="none" w:sz="0" w:space="0" w:color="auto"/>
        <w:left w:val="none" w:sz="0" w:space="0" w:color="auto"/>
        <w:bottom w:val="none" w:sz="0" w:space="0" w:color="auto"/>
        <w:right w:val="none" w:sz="0" w:space="0" w:color="auto"/>
      </w:divBdr>
    </w:div>
    <w:div w:id="225262800">
      <w:bodyDiv w:val="1"/>
      <w:marLeft w:val="0"/>
      <w:marRight w:val="0"/>
      <w:marTop w:val="0"/>
      <w:marBottom w:val="0"/>
      <w:divBdr>
        <w:top w:val="none" w:sz="0" w:space="0" w:color="auto"/>
        <w:left w:val="none" w:sz="0" w:space="0" w:color="auto"/>
        <w:bottom w:val="none" w:sz="0" w:space="0" w:color="auto"/>
        <w:right w:val="none" w:sz="0" w:space="0" w:color="auto"/>
      </w:divBdr>
    </w:div>
    <w:div w:id="426927900">
      <w:bodyDiv w:val="1"/>
      <w:marLeft w:val="0"/>
      <w:marRight w:val="0"/>
      <w:marTop w:val="0"/>
      <w:marBottom w:val="0"/>
      <w:divBdr>
        <w:top w:val="none" w:sz="0" w:space="0" w:color="auto"/>
        <w:left w:val="none" w:sz="0" w:space="0" w:color="auto"/>
        <w:bottom w:val="none" w:sz="0" w:space="0" w:color="auto"/>
        <w:right w:val="none" w:sz="0" w:space="0" w:color="auto"/>
      </w:divBdr>
      <w:divsChild>
        <w:div w:id="391391344">
          <w:marLeft w:val="0"/>
          <w:marRight w:val="0"/>
          <w:marTop w:val="0"/>
          <w:marBottom w:val="0"/>
          <w:divBdr>
            <w:top w:val="none" w:sz="0" w:space="0" w:color="auto"/>
            <w:left w:val="none" w:sz="0" w:space="0" w:color="auto"/>
            <w:bottom w:val="none" w:sz="0" w:space="0" w:color="auto"/>
            <w:right w:val="none" w:sz="0" w:space="0" w:color="auto"/>
          </w:divBdr>
          <w:divsChild>
            <w:div w:id="205066116">
              <w:marLeft w:val="0"/>
              <w:marRight w:val="0"/>
              <w:marTop w:val="0"/>
              <w:marBottom w:val="0"/>
              <w:divBdr>
                <w:top w:val="none" w:sz="0" w:space="0" w:color="auto"/>
                <w:left w:val="none" w:sz="0" w:space="0" w:color="auto"/>
                <w:bottom w:val="none" w:sz="0" w:space="0" w:color="auto"/>
                <w:right w:val="none" w:sz="0" w:space="0" w:color="auto"/>
              </w:divBdr>
            </w:div>
            <w:div w:id="957296377">
              <w:marLeft w:val="0"/>
              <w:marRight w:val="0"/>
              <w:marTop w:val="0"/>
              <w:marBottom w:val="0"/>
              <w:divBdr>
                <w:top w:val="none" w:sz="0" w:space="0" w:color="auto"/>
                <w:left w:val="none" w:sz="0" w:space="0" w:color="auto"/>
                <w:bottom w:val="none" w:sz="0" w:space="0" w:color="auto"/>
                <w:right w:val="none" w:sz="0" w:space="0" w:color="auto"/>
              </w:divBdr>
            </w:div>
            <w:div w:id="1249265120">
              <w:marLeft w:val="0"/>
              <w:marRight w:val="0"/>
              <w:marTop w:val="0"/>
              <w:marBottom w:val="0"/>
              <w:divBdr>
                <w:top w:val="none" w:sz="0" w:space="0" w:color="auto"/>
                <w:left w:val="none" w:sz="0" w:space="0" w:color="auto"/>
                <w:bottom w:val="none" w:sz="0" w:space="0" w:color="auto"/>
                <w:right w:val="none" w:sz="0" w:space="0" w:color="auto"/>
              </w:divBdr>
            </w:div>
          </w:divsChild>
        </w:div>
        <w:div w:id="596056710">
          <w:marLeft w:val="0"/>
          <w:marRight w:val="0"/>
          <w:marTop w:val="0"/>
          <w:marBottom w:val="0"/>
          <w:divBdr>
            <w:top w:val="none" w:sz="0" w:space="0" w:color="auto"/>
            <w:left w:val="none" w:sz="0" w:space="0" w:color="auto"/>
            <w:bottom w:val="none" w:sz="0" w:space="0" w:color="auto"/>
            <w:right w:val="none" w:sz="0" w:space="0" w:color="auto"/>
          </w:divBdr>
          <w:divsChild>
            <w:div w:id="520820782">
              <w:marLeft w:val="0"/>
              <w:marRight w:val="0"/>
              <w:marTop w:val="0"/>
              <w:marBottom w:val="0"/>
              <w:divBdr>
                <w:top w:val="none" w:sz="0" w:space="0" w:color="auto"/>
                <w:left w:val="none" w:sz="0" w:space="0" w:color="auto"/>
                <w:bottom w:val="none" w:sz="0" w:space="0" w:color="auto"/>
                <w:right w:val="none" w:sz="0" w:space="0" w:color="auto"/>
              </w:divBdr>
            </w:div>
            <w:div w:id="630945602">
              <w:marLeft w:val="0"/>
              <w:marRight w:val="0"/>
              <w:marTop w:val="0"/>
              <w:marBottom w:val="0"/>
              <w:divBdr>
                <w:top w:val="none" w:sz="0" w:space="0" w:color="auto"/>
                <w:left w:val="none" w:sz="0" w:space="0" w:color="auto"/>
                <w:bottom w:val="none" w:sz="0" w:space="0" w:color="auto"/>
                <w:right w:val="none" w:sz="0" w:space="0" w:color="auto"/>
              </w:divBdr>
            </w:div>
            <w:div w:id="695427597">
              <w:marLeft w:val="0"/>
              <w:marRight w:val="0"/>
              <w:marTop w:val="0"/>
              <w:marBottom w:val="0"/>
              <w:divBdr>
                <w:top w:val="none" w:sz="0" w:space="0" w:color="auto"/>
                <w:left w:val="none" w:sz="0" w:space="0" w:color="auto"/>
                <w:bottom w:val="none" w:sz="0" w:space="0" w:color="auto"/>
                <w:right w:val="none" w:sz="0" w:space="0" w:color="auto"/>
              </w:divBdr>
            </w:div>
            <w:div w:id="716050416">
              <w:marLeft w:val="0"/>
              <w:marRight w:val="0"/>
              <w:marTop w:val="0"/>
              <w:marBottom w:val="0"/>
              <w:divBdr>
                <w:top w:val="none" w:sz="0" w:space="0" w:color="auto"/>
                <w:left w:val="none" w:sz="0" w:space="0" w:color="auto"/>
                <w:bottom w:val="none" w:sz="0" w:space="0" w:color="auto"/>
                <w:right w:val="none" w:sz="0" w:space="0" w:color="auto"/>
              </w:divBdr>
            </w:div>
            <w:div w:id="744766524">
              <w:marLeft w:val="0"/>
              <w:marRight w:val="0"/>
              <w:marTop w:val="0"/>
              <w:marBottom w:val="0"/>
              <w:divBdr>
                <w:top w:val="none" w:sz="0" w:space="0" w:color="auto"/>
                <w:left w:val="none" w:sz="0" w:space="0" w:color="auto"/>
                <w:bottom w:val="none" w:sz="0" w:space="0" w:color="auto"/>
                <w:right w:val="none" w:sz="0" w:space="0" w:color="auto"/>
              </w:divBdr>
            </w:div>
            <w:div w:id="1008605465">
              <w:marLeft w:val="0"/>
              <w:marRight w:val="0"/>
              <w:marTop w:val="0"/>
              <w:marBottom w:val="0"/>
              <w:divBdr>
                <w:top w:val="none" w:sz="0" w:space="0" w:color="auto"/>
                <w:left w:val="none" w:sz="0" w:space="0" w:color="auto"/>
                <w:bottom w:val="none" w:sz="0" w:space="0" w:color="auto"/>
                <w:right w:val="none" w:sz="0" w:space="0" w:color="auto"/>
              </w:divBdr>
            </w:div>
            <w:div w:id="1352606647">
              <w:marLeft w:val="0"/>
              <w:marRight w:val="0"/>
              <w:marTop w:val="0"/>
              <w:marBottom w:val="0"/>
              <w:divBdr>
                <w:top w:val="none" w:sz="0" w:space="0" w:color="auto"/>
                <w:left w:val="none" w:sz="0" w:space="0" w:color="auto"/>
                <w:bottom w:val="none" w:sz="0" w:space="0" w:color="auto"/>
                <w:right w:val="none" w:sz="0" w:space="0" w:color="auto"/>
              </w:divBdr>
            </w:div>
            <w:div w:id="1455178059">
              <w:marLeft w:val="0"/>
              <w:marRight w:val="0"/>
              <w:marTop w:val="0"/>
              <w:marBottom w:val="0"/>
              <w:divBdr>
                <w:top w:val="none" w:sz="0" w:space="0" w:color="auto"/>
                <w:left w:val="none" w:sz="0" w:space="0" w:color="auto"/>
                <w:bottom w:val="none" w:sz="0" w:space="0" w:color="auto"/>
                <w:right w:val="none" w:sz="0" w:space="0" w:color="auto"/>
              </w:divBdr>
            </w:div>
            <w:div w:id="1512455465">
              <w:marLeft w:val="0"/>
              <w:marRight w:val="0"/>
              <w:marTop w:val="0"/>
              <w:marBottom w:val="0"/>
              <w:divBdr>
                <w:top w:val="none" w:sz="0" w:space="0" w:color="auto"/>
                <w:left w:val="none" w:sz="0" w:space="0" w:color="auto"/>
                <w:bottom w:val="none" w:sz="0" w:space="0" w:color="auto"/>
                <w:right w:val="none" w:sz="0" w:space="0" w:color="auto"/>
              </w:divBdr>
            </w:div>
            <w:div w:id="1587884710">
              <w:marLeft w:val="0"/>
              <w:marRight w:val="0"/>
              <w:marTop w:val="0"/>
              <w:marBottom w:val="0"/>
              <w:divBdr>
                <w:top w:val="none" w:sz="0" w:space="0" w:color="auto"/>
                <w:left w:val="none" w:sz="0" w:space="0" w:color="auto"/>
                <w:bottom w:val="none" w:sz="0" w:space="0" w:color="auto"/>
                <w:right w:val="none" w:sz="0" w:space="0" w:color="auto"/>
              </w:divBdr>
            </w:div>
            <w:div w:id="1971086567">
              <w:marLeft w:val="0"/>
              <w:marRight w:val="0"/>
              <w:marTop w:val="0"/>
              <w:marBottom w:val="0"/>
              <w:divBdr>
                <w:top w:val="none" w:sz="0" w:space="0" w:color="auto"/>
                <w:left w:val="none" w:sz="0" w:space="0" w:color="auto"/>
                <w:bottom w:val="none" w:sz="0" w:space="0" w:color="auto"/>
                <w:right w:val="none" w:sz="0" w:space="0" w:color="auto"/>
              </w:divBdr>
            </w:div>
            <w:div w:id="2007708870">
              <w:marLeft w:val="0"/>
              <w:marRight w:val="0"/>
              <w:marTop w:val="0"/>
              <w:marBottom w:val="0"/>
              <w:divBdr>
                <w:top w:val="none" w:sz="0" w:space="0" w:color="auto"/>
                <w:left w:val="none" w:sz="0" w:space="0" w:color="auto"/>
                <w:bottom w:val="none" w:sz="0" w:space="0" w:color="auto"/>
                <w:right w:val="none" w:sz="0" w:space="0" w:color="auto"/>
              </w:divBdr>
            </w:div>
          </w:divsChild>
        </w:div>
        <w:div w:id="702364644">
          <w:marLeft w:val="0"/>
          <w:marRight w:val="0"/>
          <w:marTop w:val="0"/>
          <w:marBottom w:val="0"/>
          <w:divBdr>
            <w:top w:val="none" w:sz="0" w:space="0" w:color="auto"/>
            <w:left w:val="none" w:sz="0" w:space="0" w:color="auto"/>
            <w:bottom w:val="none" w:sz="0" w:space="0" w:color="auto"/>
            <w:right w:val="none" w:sz="0" w:space="0" w:color="auto"/>
          </w:divBdr>
          <w:divsChild>
            <w:div w:id="66924080">
              <w:marLeft w:val="0"/>
              <w:marRight w:val="0"/>
              <w:marTop w:val="0"/>
              <w:marBottom w:val="0"/>
              <w:divBdr>
                <w:top w:val="none" w:sz="0" w:space="0" w:color="auto"/>
                <w:left w:val="none" w:sz="0" w:space="0" w:color="auto"/>
                <w:bottom w:val="none" w:sz="0" w:space="0" w:color="auto"/>
                <w:right w:val="none" w:sz="0" w:space="0" w:color="auto"/>
              </w:divBdr>
            </w:div>
            <w:div w:id="650865696">
              <w:marLeft w:val="0"/>
              <w:marRight w:val="0"/>
              <w:marTop w:val="0"/>
              <w:marBottom w:val="0"/>
              <w:divBdr>
                <w:top w:val="none" w:sz="0" w:space="0" w:color="auto"/>
                <w:left w:val="none" w:sz="0" w:space="0" w:color="auto"/>
                <w:bottom w:val="none" w:sz="0" w:space="0" w:color="auto"/>
                <w:right w:val="none" w:sz="0" w:space="0" w:color="auto"/>
              </w:divBdr>
            </w:div>
            <w:div w:id="1943492952">
              <w:marLeft w:val="0"/>
              <w:marRight w:val="0"/>
              <w:marTop w:val="0"/>
              <w:marBottom w:val="0"/>
              <w:divBdr>
                <w:top w:val="none" w:sz="0" w:space="0" w:color="auto"/>
                <w:left w:val="none" w:sz="0" w:space="0" w:color="auto"/>
                <w:bottom w:val="none" w:sz="0" w:space="0" w:color="auto"/>
                <w:right w:val="none" w:sz="0" w:space="0" w:color="auto"/>
              </w:divBdr>
            </w:div>
          </w:divsChild>
        </w:div>
        <w:div w:id="1794321630">
          <w:marLeft w:val="0"/>
          <w:marRight w:val="0"/>
          <w:marTop w:val="0"/>
          <w:marBottom w:val="0"/>
          <w:divBdr>
            <w:top w:val="none" w:sz="0" w:space="0" w:color="auto"/>
            <w:left w:val="none" w:sz="0" w:space="0" w:color="auto"/>
            <w:bottom w:val="none" w:sz="0" w:space="0" w:color="auto"/>
            <w:right w:val="none" w:sz="0" w:space="0" w:color="auto"/>
          </w:divBdr>
          <w:divsChild>
            <w:div w:id="203250760">
              <w:marLeft w:val="0"/>
              <w:marRight w:val="0"/>
              <w:marTop w:val="0"/>
              <w:marBottom w:val="0"/>
              <w:divBdr>
                <w:top w:val="none" w:sz="0" w:space="0" w:color="auto"/>
                <w:left w:val="none" w:sz="0" w:space="0" w:color="auto"/>
                <w:bottom w:val="none" w:sz="0" w:space="0" w:color="auto"/>
                <w:right w:val="none" w:sz="0" w:space="0" w:color="auto"/>
              </w:divBdr>
            </w:div>
            <w:div w:id="340938796">
              <w:marLeft w:val="0"/>
              <w:marRight w:val="0"/>
              <w:marTop w:val="0"/>
              <w:marBottom w:val="0"/>
              <w:divBdr>
                <w:top w:val="none" w:sz="0" w:space="0" w:color="auto"/>
                <w:left w:val="none" w:sz="0" w:space="0" w:color="auto"/>
                <w:bottom w:val="none" w:sz="0" w:space="0" w:color="auto"/>
                <w:right w:val="none" w:sz="0" w:space="0" w:color="auto"/>
              </w:divBdr>
            </w:div>
            <w:div w:id="842745493">
              <w:marLeft w:val="0"/>
              <w:marRight w:val="0"/>
              <w:marTop w:val="0"/>
              <w:marBottom w:val="0"/>
              <w:divBdr>
                <w:top w:val="none" w:sz="0" w:space="0" w:color="auto"/>
                <w:left w:val="none" w:sz="0" w:space="0" w:color="auto"/>
                <w:bottom w:val="none" w:sz="0" w:space="0" w:color="auto"/>
                <w:right w:val="none" w:sz="0" w:space="0" w:color="auto"/>
              </w:divBdr>
            </w:div>
            <w:div w:id="1342198840">
              <w:marLeft w:val="0"/>
              <w:marRight w:val="0"/>
              <w:marTop w:val="0"/>
              <w:marBottom w:val="0"/>
              <w:divBdr>
                <w:top w:val="none" w:sz="0" w:space="0" w:color="auto"/>
                <w:left w:val="none" w:sz="0" w:space="0" w:color="auto"/>
                <w:bottom w:val="none" w:sz="0" w:space="0" w:color="auto"/>
                <w:right w:val="none" w:sz="0" w:space="0" w:color="auto"/>
              </w:divBdr>
            </w:div>
            <w:div w:id="1346637664">
              <w:marLeft w:val="0"/>
              <w:marRight w:val="0"/>
              <w:marTop w:val="0"/>
              <w:marBottom w:val="0"/>
              <w:divBdr>
                <w:top w:val="none" w:sz="0" w:space="0" w:color="auto"/>
                <w:left w:val="none" w:sz="0" w:space="0" w:color="auto"/>
                <w:bottom w:val="none" w:sz="0" w:space="0" w:color="auto"/>
                <w:right w:val="none" w:sz="0" w:space="0" w:color="auto"/>
              </w:divBdr>
            </w:div>
            <w:div w:id="1439715259">
              <w:marLeft w:val="0"/>
              <w:marRight w:val="0"/>
              <w:marTop w:val="0"/>
              <w:marBottom w:val="0"/>
              <w:divBdr>
                <w:top w:val="none" w:sz="0" w:space="0" w:color="auto"/>
                <w:left w:val="none" w:sz="0" w:space="0" w:color="auto"/>
                <w:bottom w:val="none" w:sz="0" w:space="0" w:color="auto"/>
                <w:right w:val="none" w:sz="0" w:space="0" w:color="auto"/>
              </w:divBdr>
            </w:div>
            <w:div w:id="1479420588">
              <w:marLeft w:val="0"/>
              <w:marRight w:val="0"/>
              <w:marTop w:val="0"/>
              <w:marBottom w:val="0"/>
              <w:divBdr>
                <w:top w:val="none" w:sz="0" w:space="0" w:color="auto"/>
                <w:left w:val="none" w:sz="0" w:space="0" w:color="auto"/>
                <w:bottom w:val="none" w:sz="0" w:space="0" w:color="auto"/>
                <w:right w:val="none" w:sz="0" w:space="0" w:color="auto"/>
              </w:divBdr>
            </w:div>
            <w:div w:id="1682659310">
              <w:marLeft w:val="0"/>
              <w:marRight w:val="0"/>
              <w:marTop w:val="0"/>
              <w:marBottom w:val="0"/>
              <w:divBdr>
                <w:top w:val="none" w:sz="0" w:space="0" w:color="auto"/>
                <w:left w:val="none" w:sz="0" w:space="0" w:color="auto"/>
                <w:bottom w:val="none" w:sz="0" w:space="0" w:color="auto"/>
                <w:right w:val="none" w:sz="0" w:space="0" w:color="auto"/>
              </w:divBdr>
            </w:div>
            <w:div w:id="1694838542">
              <w:marLeft w:val="0"/>
              <w:marRight w:val="0"/>
              <w:marTop w:val="0"/>
              <w:marBottom w:val="0"/>
              <w:divBdr>
                <w:top w:val="none" w:sz="0" w:space="0" w:color="auto"/>
                <w:left w:val="none" w:sz="0" w:space="0" w:color="auto"/>
                <w:bottom w:val="none" w:sz="0" w:space="0" w:color="auto"/>
                <w:right w:val="none" w:sz="0" w:space="0" w:color="auto"/>
              </w:divBdr>
            </w:div>
            <w:div w:id="1760983650">
              <w:marLeft w:val="0"/>
              <w:marRight w:val="0"/>
              <w:marTop w:val="0"/>
              <w:marBottom w:val="0"/>
              <w:divBdr>
                <w:top w:val="none" w:sz="0" w:space="0" w:color="auto"/>
                <w:left w:val="none" w:sz="0" w:space="0" w:color="auto"/>
                <w:bottom w:val="none" w:sz="0" w:space="0" w:color="auto"/>
                <w:right w:val="none" w:sz="0" w:space="0" w:color="auto"/>
              </w:divBdr>
            </w:div>
            <w:div w:id="185041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36705">
      <w:bodyDiv w:val="1"/>
      <w:marLeft w:val="0"/>
      <w:marRight w:val="0"/>
      <w:marTop w:val="0"/>
      <w:marBottom w:val="0"/>
      <w:divBdr>
        <w:top w:val="none" w:sz="0" w:space="0" w:color="auto"/>
        <w:left w:val="none" w:sz="0" w:space="0" w:color="auto"/>
        <w:bottom w:val="none" w:sz="0" w:space="0" w:color="auto"/>
        <w:right w:val="none" w:sz="0" w:space="0" w:color="auto"/>
      </w:divBdr>
    </w:div>
    <w:div w:id="657345413">
      <w:bodyDiv w:val="1"/>
      <w:marLeft w:val="0"/>
      <w:marRight w:val="0"/>
      <w:marTop w:val="0"/>
      <w:marBottom w:val="0"/>
      <w:divBdr>
        <w:top w:val="none" w:sz="0" w:space="0" w:color="auto"/>
        <w:left w:val="none" w:sz="0" w:space="0" w:color="auto"/>
        <w:bottom w:val="none" w:sz="0" w:space="0" w:color="auto"/>
        <w:right w:val="none" w:sz="0" w:space="0" w:color="auto"/>
      </w:divBdr>
    </w:div>
    <w:div w:id="820075300">
      <w:bodyDiv w:val="1"/>
      <w:marLeft w:val="0"/>
      <w:marRight w:val="0"/>
      <w:marTop w:val="0"/>
      <w:marBottom w:val="0"/>
      <w:divBdr>
        <w:top w:val="none" w:sz="0" w:space="0" w:color="auto"/>
        <w:left w:val="none" w:sz="0" w:space="0" w:color="auto"/>
        <w:bottom w:val="none" w:sz="0" w:space="0" w:color="auto"/>
        <w:right w:val="none" w:sz="0" w:space="0" w:color="auto"/>
      </w:divBdr>
    </w:div>
    <w:div w:id="952326727">
      <w:bodyDiv w:val="1"/>
      <w:marLeft w:val="0"/>
      <w:marRight w:val="0"/>
      <w:marTop w:val="0"/>
      <w:marBottom w:val="0"/>
      <w:divBdr>
        <w:top w:val="none" w:sz="0" w:space="0" w:color="auto"/>
        <w:left w:val="none" w:sz="0" w:space="0" w:color="auto"/>
        <w:bottom w:val="none" w:sz="0" w:space="0" w:color="auto"/>
        <w:right w:val="none" w:sz="0" w:space="0" w:color="auto"/>
      </w:divBdr>
    </w:div>
    <w:div w:id="959186633">
      <w:bodyDiv w:val="1"/>
      <w:marLeft w:val="0"/>
      <w:marRight w:val="0"/>
      <w:marTop w:val="0"/>
      <w:marBottom w:val="0"/>
      <w:divBdr>
        <w:top w:val="none" w:sz="0" w:space="0" w:color="auto"/>
        <w:left w:val="none" w:sz="0" w:space="0" w:color="auto"/>
        <w:bottom w:val="none" w:sz="0" w:space="0" w:color="auto"/>
        <w:right w:val="none" w:sz="0" w:space="0" w:color="auto"/>
      </w:divBdr>
    </w:div>
    <w:div w:id="1372997215">
      <w:bodyDiv w:val="1"/>
      <w:marLeft w:val="0"/>
      <w:marRight w:val="0"/>
      <w:marTop w:val="0"/>
      <w:marBottom w:val="0"/>
      <w:divBdr>
        <w:top w:val="none" w:sz="0" w:space="0" w:color="auto"/>
        <w:left w:val="none" w:sz="0" w:space="0" w:color="auto"/>
        <w:bottom w:val="none" w:sz="0" w:space="0" w:color="auto"/>
        <w:right w:val="none" w:sz="0" w:space="0" w:color="auto"/>
      </w:divBdr>
    </w:div>
    <w:div w:id="1479961168">
      <w:bodyDiv w:val="1"/>
      <w:marLeft w:val="0"/>
      <w:marRight w:val="0"/>
      <w:marTop w:val="0"/>
      <w:marBottom w:val="0"/>
      <w:divBdr>
        <w:top w:val="none" w:sz="0" w:space="0" w:color="auto"/>
        <w:left w:val="none" w:sz="0" w:space="0" w:color="auto"/>
        <w:bottom w:val="none" w:sz="0" w:space="0" w:color="auto"/>
        <w:right w:val="none" w:sz="0" w:space="0" w:color="auto"/>
      </w:divBdr>
    </w:div>
    <w:div w:id="1532257879">
      <w:bodyDiv w:val="1"/>
      <w:marLeft w:val="0"/>
      <w:marRight w:val="0"/>
      <w:marTop w:val="0"/>
      <w:marBottom w:val="0"/>
      <w:divBdr>
        <w:top w:val="none" w:sz="0" w:space="0" w:color="auto"/>
        <w:left w:val="none" w:sz="0" w:space="0" w:color="auto"/>
        <w:bottom w:val="none" w:sz="0" w:space="0" w:color="auto"/>
        <w:right w:val="none" w:sz="0" w:space="0" w:color="auto"/>
      </w:divBdr>
    </w:div>
    <w:div w:id="1544099137">
      <w:bodyDiv w:val="1"/>
      <w:marLeft w:val="0"/>
      <w:marRight w:val="0"/>
      <w:marTop w:val="0"/>
      <w:marBottom w:val="0"/>
      <w:divBdr>
        <w:top w:val="none" w:sz="0" w:space="0" w:color="auto"/>
        <w:left w:val="none" w:sz="0" w:space="0" w:color="auto"/>
        <w:bottom w:val="none" w:sz="0" w:space="0" w:color="auto"/>
        <w:right w:val="none" w:sz="0" w:space="0" w:color="auto"/>
      </w:divBdr>
    </w:div>
    <w:div w:id="1909532504">
      <w:bodyDiv w:val="1"/>
      <w:marLeft w:val="0"/>
      <w:marRight w:val="0"/>
      <w:marTop w:val="0"/>
      <w:marBottom w:val="0"/>
      <w:divBdr>
        <w:top w:val="none" w:sz="0" w:space="0" w:color="auto"/>
        <w:left w:val="none" w:sz="0" w:space="0" w:color="auto"/>
        <w:bottom w:val="none" w:sz="0" w:space="0" w:color="auto"/>
        <w:right w:val="none" w:sz="0" w:space="0" w:color="auto"/>
      </w:divBdr>
    </w:div>
    <w:div w:id="1944606515">
      <w:bodyDiv w:val="1"/>
      <w:marLeft w:val="0"/>
      <w:marRight w:val="0"/>
      <w:marTop w:val="0"/>
      <w:marBottom w:val="0"/>
      <w:divBdr>
        <w:top w:val="none" w:sz="0" w:space="0" w:color="auto"/>
        <w:left w:val="none" w:sz="0" w:space="0" w:color="auto"/>
        <w:bottom w:val="none" w:sz="0" w:space="0" w:color="auto"/>
        <w:right w:val="none" w:sz="0" w:space="0" w:color="auto"/>
      </w:divBdr>
    </w:div>
    <w:div w:id="1960843468">
      <w:bodyDiv w:val="1"/>
      <w:marLeft w:val="0"/>
      <w:marRight w:val="0"/>
      <w:marTop w:val="0"/>
      <w:marBottom w:val="0"/>
      <w:divBdr>
        <w:top w:val="none" w:sz="0" w:space="0" w:color="auto"/>
        <w:left w:val="none" w:sz="0" w:space="0" w:color="auto"/>
        <w:bottom w:val="none" w:sz="0" w:space="0" w:color="auto"/>
        <w:right w:val="none" w:sz="0" w:space="0" w:color="auto"/>
      </w:divBdr>
    </w:div>
    <w:div w:id="2005812553">
      <w:bodyDiv w:val="1"/>
      <w:marLeft w:val="0"/>
      <w:marRight w:val="0"/>
      <w:marTop w:val="0"/>
      <w:marBottom w:val="0"/>
      <w:divBdr>
        <w:top w:val="none" w:sz="0" w:space="0" w:color="auto"/>
        <w:left w:val="none" w:sz="0" w:space="0" w:color="auto"/>
        <w:bottom w:val="none" w:sz="0" w:space="0" w:color="auto"/>
        <w:right w:val="none" w:sz="0" w:space="0" w:color="auto"/>
      </w:divBdr>
    </w:div>
    <w:div w:id="2103061263">
      <w:bodyDiv w:val="1"/>
      <w:marLeft w:val="0"/>
      <w:marRight w:val="0"/>
      <w:marTop w:val="0"/>
      <w:marBottom w:val="0"/>
      <w:divBdr>
        <w:top w:val="none" w:sz="0" w:space="0" w:color="auto"/>
        <w:left w:val="none" w:sz="0" w:space="0" w:color="auto"/>
        <w:bottom w:val="none" w:sz="0" w:space="0" w:color="auto"/>
        <w:right w:val="none" w:sz="0" w:space="0" w:color="auto"/>
      </w:divBdr>
    </w:div>
    <w:div w:id="2111049795">
      <w:bodyDiv w:val="1"/>
      <w:marLeft w:val="0"/>
      <w:marRight w:val="0"/>
      <w:marTop w:val="0"/>
      <w:marBottom w:val="0"/>
      <w:divBdr>
        <w:top w:val="none" w:sz="0" w:space="0" w:color="auto"/>
        <w:left w:val="none" w:sz="0" w:space="0" w:color="auto"/>
        <w:bottom w:val="none" w:sz="0" w:space="0" w:color="auto"/>
        <w:right w:val="none" w:sz="0" w:space="0" w:color="auto"/>
      </w:divBdr>
      <w:divsChild>
        <w:div w:id="2089112298">
          <w:marLeft w:val="0"/>
          <w:marRight w:val="0"/>
          <w:marTop w:val="0"/>
          <w:marBottom w:val="0"/>
          <w:divBdr>
            <w:top w:val="none" w:sz="0" w:space="0" w:color="auto"/>
            <w:left w:val="none" w:sz="0" w:space="0" w:color="auto"/>
            <w:bottom w:val="none" w:sz="0" w:space="0" w:color="auto"/>
            <w:right w:val="none" w:sz="0" w:space="0" w:color="auto"/>
          </w:divBdr>
        </w:div>
      </w:divsChild>
    </w:div>
    <w:div w:id="213093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2.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image" Target="media/image27.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mperial.ac.uk/admin-services/library/learning-support/reference-management/harvard-style/"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ere\Downloads\Makeblock%20Education%20Lesson%20Plan_Template%201.1%2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D7B8DB6F5F204C9F0FB1EAC793A34B" ma:contentTypeVersion="22" ma:contentTypeDescription="Create a new document." ma:contentTypeScope="" ma:versionID="68cd678bd5b340747237a41be3850b81">
  <xsd:schema xmlns:xsd="http://www.w3.org/2001/XMLSchema" xmlns:xs="http://www.w3.org/2001/XMLSchema" xmlns:p="http://schemas.microsoft.com/office/2006/metadata/properties" xmlns:ns2="e4d70162-ace3-44e7-92ab-2f9373d5bb77" xmlns:ns3="53fe7858-66a6-4f29-b74a-60c7079a3f54" targetNamespace="http://schemas.microsoft.com/office/2006/metadata/properties" ma:root="true" ma:fieldsID="653c1b70327cdec6b90092e40ca999f6" ns2:_="" ns3:_="">
    <xsd:import namespace="e4d70162-ace3-44e7-92ab-2f9373d5bb77"/>
    <xsd:import namespace="53fe7858-66a6-4f29-b74a-60c7079a3f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lo" minOccurs="0"/>
                <xsd:element ref="ns2:cf6bef2a-12ef-4532-837e-bb831867c9eaCountryOrRegion" minOccurs="0"/>
                <xsd:element ref="ns2:cf6bef2a-12ef-4532-837e-bb831867c9eaState" minOccurs="0"/>
                <xsd:element ref="ns2:cf6bef2a-12ef-4532-837e-bb831867c9eaCity" minOccurs="0"/>
                <xsd:element ref="ns2:cf6bef2a-12ef-4532-837e-bb831867c9eaPostalCode" minOccurs="0"/>
                <xsd:element ref="ns2:cf6bef2a-12ef-4532-837e-bb831867c9eaStreet" minOccurs="0"/>
                <xsd:element ref="ns2:cf6bef2a-12ef-4532-837e-bb831867c9eaGeoLoc" minOccurs="0"/>
                <xsd:element ref="ns2:cf6bef2a-12ef-4532-837e-bb831867c9eaDispName" minOccurs="0"/>
                <xsd:element ref="ns3:SharedWithUsers" minOccurs="0"/>
                <xsd:element ref="ns3:SharedWithDetails" minOccurs="0"/>
                <xsd:element ref="ns2:MediaLengthInSeconds" minOccurs="0"/>
                <xsd:element ref="ns2:Vorschau"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70162-ace3-44e7-92ab-2f9373d5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o" ma:index="18" nillable="true" ma:displayName="lo" ma:format="Dropdown" ma:internalName="lo">
      <xsd:simpleType>
        <xsd:restriction base="dms:Unknown"/>
      </xsd:simpleType>
    </xsd:element>
    <xsd:element name="cf6bef2a-12ef-4532-837e-bb831867c9eaCountryOrRegion" ma:index="19" nillable="true" ma:displayName="lo: Country/Region" ma:internalName="CountryOrRegion" ma:readOnly="true">
      <xsd:simpleType>
        <xsd:restriction base="dms:Text"/>
      </xsd:simpleType>
    </xsd:element>
    <xsd:element name="cf6bef2a-12ef-4532-837e-bb831867c9eaState" ma:index="20" nillable="true" ma:displayName="lo: State" ma:internalName="State" ma:readOnly="true">
      <xsd:simpleType>
        <xsd:restriction base="dms:Text"/>
      </xsd:simpleType>
    </xsd:element>
    <xsd:element name="cf6bef2a-12ef-4532-837e-bb831867c9eaCity" ma:index="21" nillable="true" ma:displayName="lo: City" ma:internalName="City" ma:readOnly="true">
      <xsd:simpleType>
        <xsd:restriction base="dms:Text"/>
      </xsd:simpleType>
    </xsd:element>
    <xsd:element name="cf6bef2a-12ef-4532-837e-bb831867c9eaPostalCode" ma:index="22" nillable="true" ma:displayName="lo: Postal Code" ma:internalName="PostalCode" ma:readOnly="true">
      <xsd:simpleType>
        <xsd:restriction base="dms:Text"/>
      </xsd:simpleType>
    </xsd:element>
    <xsd:element name="cf6bef2a-12ef-4532-837e-bb831867c9eaStreet" ma:index="23" nillable="true" ma:displayName="lo: Street" ma:internalName="Street" ma:readOnly="true">
      <xsd:simpleType>
        <xsd:restriction base="dms:Text"/>
      </xsd:simpleType>
    </xsd:element>
    <xsd:element name="cf6bef2a-12ef-4532-837e-bb831867c9eaGeoLoc" ma:index="24" nillable="true" ma:displayName="lo: Coordinates" ma:internalName="GeoLoc" ma:readOnly="true">
      <xsd:simpleType>
        <xsd:restriction base="dms:Unknown"/>
      </xsd:simpleType>
    </xsd:element>
    <xsd:element name="cf6bef2a-12ef-4532-837e-bb831867c9eaDispName" ma:index="25" nillable="true" ma:displayName="lo: Name" ma:internalName="DispName" ma:readOnly="true">
      <xsd:simpleType>
        <xsd:restriction base="dms:Text"/>
      </xsd:simpleType>
    </xsd:element>
    <xsd:element name="MediaLengthInSeconds" ma:index="28" nillable="true" ma:displayName="Length (seconds)" ma:internalName="MediaLengthInSeconds" ma:readOnly="true">
      <xsd:simpleType>
        <xsd:restriction base="dms:Unknown"/>
      </xsd:simpleType>
    </xsd:element>
    <xsd:element name="Vorschau" ma:index="29" nillable="true" ma:displayName="Vorschau" ma:format="Thumbnail" ma:internalName="Vorschau">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3fe7858-66a6-4f29-b74a-60c7079a3f54"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Vorschau xmlns="e4d70162-ace3-44e7-92ab-2f9373d5bb77" xsi:nil="true"/>
    <lo xmlns="e4d70162-ace3-44e7-92ab-2f9373d5bb77" xsi:nil="true"/>
    <SharedWithUsers xmlns="53fe7858-66a6-4f29-b74a-60c7079a3f54">
      <UserInfo>
        <DisplayName/>
        <AccountId xsi:nil="true"/>
        <AccountType/>
      </UserInfo>
    </SharedWithUsers>
  </documentManagement>
</p:properties>
</file>

<file path=customXml/itemProps1.xml><?xml version="1.0" encoding="utf-8"?>
<ds:datastoreItem xmlns:ds="http://schemas.openxmlformats.org/officeDocument/2006/customXml" ds:itemID="{38468740-126C-44C5-B681-524C68895A0B}">
  <ds:schemaRefs>
    <ds:schemaRef ds:uri="http://schemas.openxmlformats.org/officeDocument/2006/bibliography"/>
  </ds:schemaRefs>
</ds:datastoreItem>
</file>

<file path=customXml/itemProps2.xml><?xml version="1.0" encoding="utf-8"?>
<ds:datastoreItem xmlns:ds="http://schemas.openxmlformats.org/officeDocument/2006/customXml" ds:itemID="{3A640D63-291C-4C67-A538-081C9AA93863}">
  <ds:schemaRefs>
    <ds:schemaRef ds:uri="http://schemas.microsoft.com/sharepoint/v3/contenttype/forms"/>
  </ds:schemaRefs>
</ds:datastoreItem>
</file>

<file path=customXml/itemProps3.xml><?xml version="1.0" encoding="utf-8"?>
<ds:datastoreItem xmlns:ds="http://schemas.openxmlformats.org/officeDocument/2006/customXml" ds:itemID="{9B037797-EB9D-460A-A69B-7BF10DF3459E}"/>
</file>

<file path=customXml/itemProps4.xml><?xml version="1.0" encoding="utf-8"?>
<ds:datastoreItem xmlns:ds="http://schemas.openxmlformats.org/officeDocument/2006/customXml" ds:itemID="{2ECC352D-7CB0-43F9-8431-F4AACF0DB0A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Makeblock Education Lesson Plan_Template 1.1 (2)</Template>
  <TotalTime>196</TotalTime>
  <Pages>19</Pages>
  <Words>5484</Words>
  <Characters>31260</Characters>
  <Application>Microsoft Office Word</Application>
  <DocSecurity>0</DocSecurity>
  <Lines>260</Lines>
  <Paragraphs>73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Microsoft</Company>
  <LinksUpToDate>false</LinksUpToDate>
  <CharactersWithSpaces>36671</CharactersWithSpaces>
  <SharedDoc>false</SharedDoc>
  <HLinks>
    <vt:vector size="12" baseType="variant">
      <vt:variant>
        <vt:i4>2555959</vt:i4>
      </vt:variant>
      <vt:variant>
        <vt:i4>3</vt:i4>
      </vt:variant>
      <vt:variant>
        <vt:i4>0</vt:i4>
      </vt:variant>
      <vt:variant>
        <vt:i4>5</vt:i4>
      </vt:variant>
      <vt:variant>
        <vt:lpwstr>https://www.youtube.com/watch?v=FFCPKmLAZb4</vt:lpwstr>
      </vt:variant>
      <vt:variant>
        <vt:lpwstr/>
      </vt:variant>
      <vt:variant>
        <vt:i4>3932223</vt:i4>
      </vt:variant>
      <vt:variant>
        <vt:i4>0</vt:i4>
      </vt:variant>
      <vt:variant>
        <vt:i4>0</vt:i4>
      </vt:variant>
      <vt:variant>
        <vt:i4>5</vt:i4>
      </vt:variant>
      <vt:variant>
        <vt:lpwstr>https://www.imperial.ac.uk/admin-services/library/learning-support/reference-management/harvard-style/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Berendsen</dc:creator>
  <cp:keywords/>
  <dc:description/>
  <cp:lastModifiedBy>Sergio Castellanos Arciniega</cp:lastModifiedBy>
  <cp:revision>8</cp:revision>
  <dcterms:created xsi:type="dcterms:W3CDTF">2021-06-21T15:29:00Z</dcterms:created>
  <dcterms:modified xsi:type="dcterms:W3CDTF">2021-06-23T08:28:00Z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0x01010062D7B8DB6F5F204C9F0FB1EAC793A34B</vt:lpwstr>
  </property>
  <property fmtid="{D5CDD505-2E9C-101B-9397-08002B2CF9AE}" pid="3" name="Order">
    <vt:r8>221400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ies>
</file>